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EE9F36B" w:rsidR="00DB4527" w:rsidRPr="00F94A6F" w:rsidRDefault="00C67F14" w:rsidP="0FB26E43">
      <w:pPr>
        <w:pStyle w:val="Title"/>
        <w:rPr>
          <w:color w:val="808080" w:themeColor="background1" w:themeShade="80"/>
          <w:sz w:val="32"/>
          <w:szCs w:val="32"/>
        </w:rPr>
      </w:pPr>
      <w:r w:rsidRPr="00F94A6F">
        <w:rPr>
          <w:color w:val="808080" w:themeColor="background1" w:themeShade="80"/>
          <w:sz w:val="32"/>
          <w:szCs w:val="32"/>
        </w:rPr>
        <w:t>Power</w:t>
      </w:r>
      <w:r w:rsidR="00131120" w:rsidRPr="00F94A6F">
        <w:rPr>
          <w:color w:val="808080" w:themeColor="background1" w:themeShade="80"/>
          <w:sz w:val="32"/>
          <w:szCs w:val="32"/>
        </w:rPr>
        <w:t xml:space="preserve"> </w:t>
      </w:r>
      <w:r w:rsidR="00ED649E" w:rsidRPr="00F94A6F">
        <w:rPr>
          <w:color w:val="808080" w:themeColor="background1" w:themeShade="80"/>
          <w:sz w:val="32"/>
          <w:szCs w:val="32"/>
        </w:rPr>
        <w:t>Platform</w:t>
      </w:r>
      <w:r w:rsidR="00131120" w:rsidRPr="00F94A6F">
        <w:rPr>
          <w:color w:val="808080" w:themeColor="background1" w:themeShade="80"/>
          <w:sz w:val="32"/>
          <w:szCs w:val="32"/>
        </w:rPr>
        <w:t xml:space="preserve"> </w:t>
      </w:r>
      <w:r w:rsidR="3A8CFC70" w:rsidRPr="00F94A6F">
        <w:rPr>
          <w:color w:val="808080" w:themeColor="background1" w:themeShade="80"/>
          <w:sz w:val="32"/>
          <w:szCs w:val="32"/>
        </w:rPr>
        <w:t>Documentation</w:t>
      </w:r>
    </w:p>
    <w:sdt>
      <w:sdtPr>
        <w:rPr>
          <w:rFonts w:asciiTheme="minorHAnsi" w:eastAsiaTheme="minorEastAsia" w:hAnsiTheme="minorHAnsi" w:cstheme="minorBidi"/>
          <w:color w:val="auto"/>
          <w:sz w:val="22"/>
          <w:szCs w:val="22"/>
          <w:lang w:eastAsia="ja-JP"/>
        </w:rPr>
        <w:id w:val="1029068834"/>
        <w:docPartObj>
          <w:docPartGallery w:val="Table of Contents"/>
          <w:docPartUnique/>
        </w:docPartObj>
      </w:sdtPr>
      <w:sdtEndPr>
        <w:rPr>
          <w:b/>
          <w:bCs/>
        </w:rPr>
      </w:sdtEndPr>
      <w:sdtContent>
        <w:p w14:paraId="3B5416B3" w14:textId="0E4F98F3" w:rsidR="00D23AC4" w:rsidRDefault="00D23AC4">
          <w:pPr>
            <w:pStyle w:val="TOCHeading"/>
          </w:pPr>
          <w:r>
            <w:t>Contents</w:t>
          </w:r>
        </w:p>
        <w:p w14:paraId="5BBDB6A9" w14:textId="71FF6642" w:rsidR="00F94A6F" w:rsidRDefault="00D23AC4">
          <w:pPr>
            <w:pStyle w:val="TOC1"/>
            <w:tabs>
              <w:tab w:val="right" w:leader="dot" w:pos="10070"/>
            </w:tabs>
            <w:rPr>
              <w:noProof/>
              <w:kern w:val="2"/>
              <w:sz w:val="24"/>
              <w:lang w:eastAsia="en-US"/>
              <w14:ligatures w14:val="standardContextual"/>
            </w:rPr>
          </w:pPr>
          <w:r w:rsidRPr="6556B100">
            <w:fldChar w:fldCharType="begin"/>
          </w:r>
          <w:r>
            <w:instrText>TOC \o "1-2" \z \u \h</w:instrText>
          </w:r>
          <w:r w:rsidRPr="6556B100">
            <w:fldChar w:fldCharType="separate"/>
          </w:r>
          <w:hyperlink w:anchor="_Toc238034702" w:history="1">
            <w:r w:rsidR="00F94A6F" w:rsidRPr="00771769">
              <w:rPr>
                <w:rStyle w:val="Hyperlink"/>
                <w:noProof/>
              </w:rPr>
              <w:t>Summary</w:t>
            </w:r>
            <w:r w:rsidR="00F94A6F">
              <w:rPr>
                <w:noProof/>
                <w:webHidden/>
              </w:rPr>
              <w:tab/>
            </w:r>
            <w:r w:rsidR="00F94A6F">
              <w:rPr>
                <w:noProof/>
                <w:webHidden/>
              </w:rPr>
              <w:fldChar w:fldCharType="begin"/>
            </w:r>
            <w:r w:rsidR="00F94A6F">
              <w:rPr>
                <w:noProof/>
                <w:webHidden/>
              </w:rPr>
              <w:instrText xml:space="preserve"> PAGEREF _Toc238034702 \h </w:instrText>
            </w:r>
            <w:r w:rsidR="00F94A6F">
              <w:rPr>
                <w:noProof/>
                <w:webHidden/>
              </w:rPr>
            </w:r>
            <w:r w:rsidR="00F94A6F">
              <w:rPr>
                <w:noProof/>
                <w:webHidden/>
              </w:rPr>
              <w:fldChar w:fldCharType="separate"/>
            </w:r>
            <w:r w:rsidR="00F94A6F">
              <w:rPr>
                <w:noProof/>
                <w:webHidden/>
              </w:rPr>
              <w:t>2</w:t>
            </w:r>
            <w:r w:rsidR="00F94A6F">
              <w:rPr>
                <w:noProof/>
                <w:webHidden/>
              </w:rPr>
              <w:fldChar w:fldCharType="end"/>
            </w:r>
          </w:hyperlink>
        </w:p>
        <w:p w14:paraId="181565C3" w14:textId="02D517AB" w:rsidR="00F94A6F" w:rsidRDefault="00F94A6F">
          <w:pPr>
            <w:pStyle w:val="TOC1"/>
            <w:tabs>
              <w:tab w:val="right" w:leader="dot" w:pos="10070"/>
            </w:tabs>
            <w:rPr>
              <w:noProof/>
              <w:kern w:val="2"/>
              <w:sz w:val="24"/>
              <w:lang w:eastAsia="en-US"/>
              <w14:ligatures w14:val="standardContextual"/>
            </w:rPr>
          </w:pPr>
          <w:hyperlink w:anchor="_Toc238034703" w:history="1">
            <w:r w:rsidRPr="00771769">
              <w:rPr>
                <w:rStyle w:val="Hyperlink"/>
                <w:noProof/>
              </w:rPr>
              <w:t>Dataverse Tables</w:t>
            </w:r>
            <w:r>
              <w:rPr>
                <w:noProof/>
                <w:webHidden/>
              </w:rPr>
              <w:tab/>
            </w:r>
            <w:r>
              <w:rPr>
                <w:noProof/>
                <w:webHidden/>
              </w:rPr>
              <w:fldChar w:fldCharType="begin"/>
            </w:r>
            <w:r>
              <w:rPr>
                <w:noProof/>
                <w:webHidden/>
              </w:rPr>
              <w:instrText xml:space="preserve"> PAGEREF _Toc238034703 \h </w:instrText>
            </w:r>
            <w:r>
              <w:rPr>
                <w:noProof/>
                <w:webHidden/>
              </w:rPr>
            </w:r>
            <w:r>
              <w:rPr>
                <w:noProof/>
                <w:webHidden/>
              </w:rPr>
              <w:fldChar w:fldCharType="separate"/>
            </w:r>
            <w:r>
              <w:rPr>
                <w:noProof/>
                <w:webHidden/>
              </w:rPr>
              <w:t>2</w:t>
            </w:r>
            <w:r>
              <w:rPr>
                <w:noProof/>
                <w:webHidden/>
              </w:rPr>
              <w:fldChar w:fldCharType="end"/>
            </w:r>
          </w:hyperlink>
        </w:p>
        <w:p w14:paraId="07EDA0B1" w14:textId="5BE87E0D" w:rsidR="00F94A6F" w:rsidRDefault="00F94A6F">
          <w:pPr>
            <w:pStyle w:val="TOC2"/>
            <w:tabs>
              <w:tab w:val="right" w:leader="dot" w:pos="10070"/>
            </w:tabs>
            <w:rPr>
              <w:noProof/>
              <w:kern w:val="2"/>
              <w:sz w:val="24"/>
              <w:lang w:eastAsia="en-US"/>
              <w14:ligatures w14:val="standardContextual"/>
            </w:rPr>
          </w:pPr>
          <w:hyperlink w:anchor="_Toc238034704" w:history="1">
            <w:r w:rsidRPr="00771769">
              <w:rPr>
                <w:rStyle w:val="Hyperlink"/>
                <w:noProof/>
              </w:rPr>
              <w:t>Description of fields</w:t>
            </w:r>
            <w:r>
              <w:rPr>
                <w:noProof/>
                <w:webHidden/>
              </w:rPr>
              <w:tab/>
            </w:r>
            <w:r>
              <w:rPr>
                <w:noProof/>
                <w:webHidden/>
              </w:rPr>
              <w:fldChar w:fldCharType="begin"/>
            </w:r>
            <w:r>
              <w:rPr>
                <w:noProof/>
                <w:webHidden/>
              </w:rPr>
              <w:instrText xml:space="preserve"> PAGEREF _Toc238034704 \h </w:instrText>
            </w:r>
            <w:r>
              <w:rPr>
                <w:noProof/>
                <w:webHidden/>
              </w:rPr>
            </w:r>
            <w:r>
              <w:rPr>
                <w:noProof/>
                <w:webHidden/>
              </w:rPr>
              <w:fldChar w:fldCharType="separate"/>
            </w:r>
            <w:r>
              <w:rPr>
                <w:noProof/>
                <w:webHidden/>
              </w:rPr>
              <w:t>3</w:t>
            </w:r>
            <w:r>
              <w:rPr>
                <w:noProof/>
                <w:webHidden/>
              </w:rPr>
              <w:fldChar w:fldCharType="end"/>
            </w:r>
          </w:hyperlink>
        </w:p>
        <w:p w14:paraId="423A5847" w14:textId="71BD5718" w:rsidR="00F94A6F" w:rsidRDefault="00F94A6F">
          <w:pPr>
            <w:pStyle w:val="TOC2"/>
            <w:tabs>
              <w:tab w:val="right" w:leader="dot" w:pos="10070"/>
            </w:tabs>
            <w:rPr>
              <w:noProof/>
              <w:kern w:val="2"/>
              <w:sz w:val="24"/>
              <w:lang w:eastAsia="en-US"/>
              <w14:ligatures w14:val="standardContextual"/>
            </w:rPr>
          </w:pPr>
          <w:hyperlink w:anchor="_Toc238034705" w:history="1">
            <w:r w:rsidRPr="00771769">
              <w:rPr>
                <w:rStyle w:val="Hyperlink"/>
                <w:noProof/>
              </w:rPr>
              <w:t>Lookup Relationship Diagram</w:t>
            </w:r>
            <w:r>
              <w:rPr>
                <w:noProof/>
                <w:webHidden/>
              </w:rPr>
              <w:tab/>
            </w:r>
            <w:r>
              <w:rPr>
                <w:noProof/>
                <w:webHidden/>
              </w:rPr>
              <w:fldChar w:fldCharType="begin"/>
            </w:r>
            <w:r>
              <w:rPr>
                <w:noProof/>
                <w:webHidden/>
              </w:rPr>
              <w:instrText xml:space="preserve"> PAGEREF _Toc238034705 \h </w:instrText>
            </w:r>
            <w:r>
              <w:rPr>
                <w:noProof/>
                <w:webHidden/>
              </w:rPr>
            </w:r>
            <w:r>
              <w:rPr>
                <w:noProof/>
                <w:webHidden/>
              </w:rPr>
              <w:fldChar w:fldCharType="separate"/>
            </w:r>
            <w:r>
              <w:rPr>
                <w:noProof/>
                <w:webHidden/>
              </w:rPr>
              <w:t>6</w:t>
            </w:r>
            <w:r>
              <w:rPr>
                <w:noProof/>
                <w:webHidden/>
              </w:rPr>
              <w:fldChar w:fldCharType="end"/>
            </w:r>
          </w:hyperlink>
        </w:p>
        <w:p w14:paraId="53597B8D" w14:textId="661368CC" w:rsidR="00F94A6F" w:rsidRDefault="00F94A6F">
          <w:pPr>
            <w:pStyle w:val="TOC1"/>
            <w:tabs>
              <w:tab w:val="right" w:leader="dot" w:pos="10070"/>
            </w:tabs>
            <w:rPr>
              <w:noProof/>
              <w:kern w:val="2"/>
              <w:sz w:val="24"/>
              <w:lang w:eastAsia="en-US"/>
              <w14:ligatures w14:val="standardContextual"/>
            </w:rPr>
          </w:pPr>
          <w:hyperlink w:anchor="_Toc238034706" w:history="1">
            <w:r w:rsidRPr="00771769">
              <w:rPr>
                <w:rStyle w:val="Hyperlink"/>
                <w:noProof/>
              </w:rPr>
              <w:t>Overview</w:t>
            </w:r>
            <w:r>
              <w:rPr>
                <w:noProof/>
                <w:webHidden/>
              </w:rPr>
              <w:tab/>
            </w:r>
            <w:r>
              <w:rPr>
                <w:noProof/>
                <w:webHidden/>
              </w:rPr>
              <w:fldChar w:fldCharType="begin"/>
            </w:r>
            <w:r>
              <w:rPr>
                <w:noProof/>
                <w:webHidden/>
              </w:rPr>
              <w:instrText xml:space="preserve"> PAGEREF _Toc238034706 \h </w:instrText>
            </w:r>
            <w:r>
              <w:rPr>
                <w:noProof/>
                <w:webHidden/>
              </w:rPr>
            </w:r>
            <w:r>
              <w:rPr>
                <w:noProof/>
                <w:webHidden/>
              </w:rPr>
              <w:fldChar w:fldCharType="separate"/>
            </w:r>
            <w:r>
              <w:rPr>
                <w:noProof/>
                <w:webHidden/>
              </w:rPr>
              <w:t>7</w:t>
            </w:r>
            <w:r>
              <w:rPr>
                <w:noProof/>
                <w:webHidden/>
              </w:rPr>
              <w:fldChar w:fldCharType="end"/>
            </w:r>
          </w:hyperlink>
        </w:p>
        <w:p w14:paraId="2AE5AF4F" w14:textId="00A0B7A1" w:rsidR="00F94A6F" w:rsidRDefault="00F94A6F">
          <w:pPr>
            <w:pStyle w:val="TOC1"/>
            <w:tabs>
              <w:tab w:val="right" w:leader="dot" w:pos="10070"/>
            </w:tabs>
            <w:rPr>
              <w:noProof/>
              <w:kern w:val="2"/>
              <w:sz w:val="24"/>
              <w:lang w:eastAsia="en-US"/>
              <w14:ligatures w14:val="standardContextual"/>
            </w:rPr>
          </w:pPr>
          <w:hyperlink w:anchor="_Toc238034707" w:history="1">
            <w:r w:rsidRPr="00771769">
              <w:rPr>
                <w:rStyle w:val="Hyperlink"/>
                <w:noProof/>
              </w:rPr>
              <w:t>Flow Schedules</w:t>
            </w:r>
            <w:r>
              <w:rPr>
                <w:noProof/>
                <w:webHidden/>
              </w:rPr>
              <w:tab/>
            </w:r>
            <w:r>
              <w:rPr>
                <w:noProof/>
                <w:webHidden/>
              </w:rPr>
              <w:fldChar w:fldCharType="begin"/>
            </w:r>
            <w:r>
              <w:rPr>
                <w:noProof/>
                <w:webHidden/>
              </w:rPr>
              <w:instrText xml:space="preserve"> PAGEREF _Toc238034707 \h </w:instrText>
            </w:r>
            <w:r>
              <w:rPr>
                <w:noProof/>
                <w:webHidden/>
              </w:rPr>
            </w:r>
            <w:r>
              <w:rPr>
                <w:noProof/>
                <w:webHidden/>
              </w:rPr>
              <w:fldChar w:fldCharType="separate"/>
            </w:r>
            <w:r>
              <w:rPr>
                <w:noProof/>
                <w:webHidden/>
              </w:rPr>
              <w:t>8</w:t>
            </w:r>
            <w:r>
              <w:rPr>
                <w:noProof/>
                <w:webHidden/>
              </w:rPr>
              <w:fldChar w:fldCharType="end"/>
            </w:r>
          </w:hyperlink>
        </w:p>
        <w:p w14:paraId="4883306E" w14:textId="1D320B47" w:rsidR="00F94A6F" w:rsidRDefault="00F94A6F">
          <w:pPr>
            <w:pStyle w:val="TOC1"/>
            <w:tabs>
              <w:tab w:val="right" w:leader="dot" w:pos="10070"/>
            </w:tabs>
            <w:rPr>
              <w:noProof/>
              <w:kern w:val="2"/>
              <w:sz w:val="24"/>
              <w:lang w:eastAsia="en-US"/>
              <w14:ligatures w14:val="standardContextual"/>
            </w:rPr>
          </w:pPr>
          <w:hyperlink w:anchor="_Toc238034708" w:history="1">
            <w:r w:rsidRPr="00771769">
              <w:rPr>
                <w:rStyle w:val="Hyperlink"/>
                <w:noProof/>
              </w:rPr>
              <w:t>System Diagram</w:t>
            </w:r>
            <w:r>
              <w:rPr>
                <w:noProof/>
                <w:webHidden/>
              </w:rPr>
              <w:tab/>
            </w:r>
            <w:r>
              <w:rPr>
                <w:noProof/>
                <w:webHidden/>
              </w:rPr>
              <w:fldChar w:fldCharType="begin"/>
            </w:r>
            <w:r>
              <w:rPr>
                <w:noProof/>
                <w:webHidden/>
              </w:rPr>
              <w:instrText xml:space="preserve"> PAGEREF _Toc238034708 \h </w:instrText>
            </w:r>
            <w:r>
              <w:rPr>
                <w:noProof/>
                <w:webHidden/>
              </w:rPr>
            </w:r>
            <w:r>
              <w:rPr>
                <w:noProof/>
                <w:webHidden/>
              </w:rPr>
              <w:fldChar w:fldCharType="separate"/>
            </w:r>
            <w:r>
              <w:rPr>
                <w:noProof/>
                <w:webHidden/>
              </w:rPr>
              <w:t>8</w:t>
            </w:r>
            <w:r>
              <w:rPr>
                <w:noProof/>
                <w:webHidden/>
              </w:rPr>
              <w:fldChar w:fldCharType="end"/>
            </w:r>
          </w:hyperlink>
        </w:p>
        <w:p w14:paraId="6BE5D7C8" w14:textId="7DEF4AC6" w:rsidR="00F94A6F" w:rsidRDefault="00F94A6F">
          <w:pPr>
            <w:pStyle w:val="TOC1"/>
            <w:tabs>
              <w:tab w:val="right" w:leader="dot" w:pos="10070"/>
            </w:tabs>
            <w:rPr>
              <w:noProof/>
              <w:kern w:val="2"/>
              <w:sz w:val="24"/>
              <w:lang w:eastAsia="en-US"/>
              <w14:ligatures w14:val="standardContextual"/>
            </w:rPr>
          </w:pPr>
          <w:hyperlink w:anchor="_Toc238034709" w:history="1">
            <w:r w:rsidRPr="00771769">
              <w:rPr>
                <w:rStyle w:val="Hyperlink"/>
                <w:noProof/>
              </w:rPr>
              <w:t>Flows</w:t>
            </w:r>
            <w:r>
              <w:rPr>
                <w:noProof/>
                <w:webHidden/>
              </w:rPr>
              <w:tab/>
            </w:r>
            <w:r>
              <w:rPr>
                <w:noProof/>
                <w:webHidden/>
              </w:rPr>
              <w:fldChar w:fldCharType="begin"/>
            </w:r>
            <w:r>
              <w:rPr>
                <w:noProof/>
                <w:webHidden/>
              </w:rPr>
              <w:instrText xml:space="preserve"> PAGEREF _Toc238034709 \h </w:instrText>
            </w:r>
            <w:r>
              <w:rPr>
                <w:noProof/>
                <w:webHidden/>
              </w:rPr>
            </w:r>
            <w:r>
              <w:rPr>
                <w:noProof/>
                <w:webHidden/>
              </w:rPr>
              <w:fldChar w:fldCharType="separate"/>
            </w:r>
            <w:r>
              <w:rPr>
                <w:noProof/>
                <w:webHidden/>
              </w:rPr>
              <w:t>9</w:t>
            </w:r>
            <w:r>
              <w:rPr>
                <w:noProof/>
                <w:webHidden/>
              </w:rPr>
              <w:fldChar w:fldCharType="end"/>
            </w:r>
          </w:hyperlink>
        </w:p>
        <w:p w14:paraId="6B93FC1B" w14:textId="0D09CDBF" w:rsidR="00F94A6F" w:rsidRDefault="00F94A6F">
          <w:pPr>
            <w:pStyle w:val="TOC2"/>
            <w:tabs>
              <w:tab w:val="right" w:leader="dot" w:pos="10070"/>
            </w:tabs>
            <w:rPr>
              <w:noProof/>
              <w:kern w:val="2"/>
              <w:sz w:val="24"/>
              <w:lang w:eastAsia="en-US"/>
              <w14:ligatures w14:val="standardContextual"/>
            </w:rPr>
          </w:pPr>
          <w:hyperlink w:anchor="_Toc238034710" w:history="1">
            <w:r w:rsidRPr="00771769">
              <w:rPr>
                <w:rStyle w:val="Hyperlink"/>
                <w:noProof/>
              </w:rPr>
              <w:t>Scheduled Cloud Flow – Lead Upload</w:t>
            </w:r>
            <w:r>
              <w:rPr>
                <w:noProof/>
                <w:webHidden/>
              </w:rPr>
              <w:tab/>
            </w:r>
            <w:r>
              <w:rPr>
                <w:noProof/>
                <w:webHidden/>
              </w:rPr>
              <w:fldChar w:fldCharType="begin"/>
            </w:r>
            <w:r>
              <w:rPr>
                <w:noProof/>
                <w:webHidden/>
              </w:rPr>
              <w:instrText xml:space="preserve"> PAGEREF _Toc238034710 \h </w:instrText>
            </w:r>
            <w:r>
              <w:rPr>
                <w:noProof/>
                <w:webHidden/>
              </w:rPr>
            </w:r>
            <w:r>
              <w:rPr>
                <w:noProof/>
                <w:webHidden/>
              </w:rPr>
              <w:fldChar w:fldCharType="separate"/>
            </w:r>
            <w:r>
              <w:rPr>
                <w:noProof/>
                <w:webHidden/>
              </w:rPr>
              <w:t>9</w:t>
            </w:r>
            <w:r>
              <w:rPr>
                <w:noProof/>
                <w:webHidden/>
              </w:rPr>
              <w:fldChar w:fldCharType="end"/>
            </w:r>
          </w:hyperlink>
        </w:p>
        <w:p w14:paraId="273B79BE" w14:textId="05DDE0AE" w:rsidR="00F94A6F" w:rsidRDefault="00F94A6F">
          <w:pPr>
            <w:pStyle w:val="TOC2"/>
            <w:tabs>
              <w:tab w:val="right" w:leader="dot" w:pos="10070"/>
            </w:tabs>
            <w:rPr>
              <w:noProof/>
              <w:kern w:val="2"/>
              <w:sz w:val="24"/>
              <w:lang w:eastAsia="en-US"/>
              <w14:ligatures w14:val="standardContextual"/>
            </w:rPr>
          </w:pPr>
          <w:hyperlink w:anchor="_Toc238034711" w:history="1">
            <w:r w:rsidRPr="00771769">
              <w:rPr>
                <w:rStyle w:val="Hyperlink"/>
                <w:noProof/>
              </w:rPr>
              <w:t>Automatic Cloud Flow – Customer/Contact Processor</w:t>
            </w:r>
            <w:r>
              <w:rPr>
                <w:noProof/>
                <w:webHidden/>
              </w:rPr>
              <w:tab/>
            </w:r>
            <w:r>
              <w:rPr>
                <w:noProof/>
                <w:webHidden/>
              </w:rPr>
              <w:fldChar w:fldCharType="begin"/>
            </w:r>
            <w:r>
              <w:rPr>
                <w:noProof/>
                <w:webHidden/>
              </w:rPr>
              <w:instrText xml:space="preserve"> PAGEREF _Toc238034711 \h </w:instrText>
            </w:r>
            <w:r>
              <w:rPr>
                <w:noProof/>
                <w:webHidden/>
              </w:rPr>
            </w:r>
            <w:r>
              <w:rPr>
                <w:noProof/>
                <w:webHidden/>
              </w:rPr>
              <w:fldChar w:fldCharType="separate"/>
            </w:r>
            <w:r>
              <w:rPr>
                <w:noProof/>
                <w:webHidden/>
              </w:rPr>
              <w:t>10</w:t>
            </w:r>
            <w:r>
              <w:rPr>
                <w:noProof/>
                <w:webHidden/>
              </w:rPr>
              <w:fldChar w:fldCharType="end"/>
            </w:r>
          </w:hyperlink>
        </w:p>
        <w:p w14:paraId="2FBA3116" w14:textId="4183F323" w:rsidR="00F94A6F" w:rsidRDefault="00F94A6F">
          <w:pPr>
            <w:pStyle w:val="TOC2"/>
            <w:tabs>
              <w:tab w:val="right" w:leader="dot" w:pos="10070"/>
            </w:tabs>
            <w:rPr>
              <w:noProof/>
              <w:kern w:val="2"/>
              <w:sz w:val="24"/>
              <w:lang w:eastAsia="en-US"/>
              <w14:ligatures w14:val="standardContextual"/>
            </w:rPr>
          </w:pPr>
          <w:hyperlink w:anchor="_Toc238034712" w:history="1">
            <w:r w:rsidRPr="00771769">
              <w:rPr>
                <w:rStyle w:val="Hyperlink"/>
                <w:noProof/>
              </w:rPr>
              <w:t>Automated Cloud Flow – Initialize Entitlement</w:t>
            </w:r>
            <w:r>
              <w:rPr>
                <w:noProof/>
                <w:webHidden/>
              </w:rPr>
              <w:tab/>
            </w:r>
            <w:r>
              <w:rPr>
                <w:noProof/>
                <w:webHidden/>
              </w:rPr>
              <w:fldChar w:fldCharType="begin"/>
            </w:r>
            <w:r>
              <w:rPr>
                <w:noProof/>
                <w:webHidden/>
              </w:rPr>
              <w:instrText xml:space="preserve"> PAGEREF _Toc238034712 \h </w:instrText>
            </w:r>
            <w:r>
              <w:rPr>
                <w:noProof/>
                <w:webHidden/>
              </w:rPr>
            </w:r>
            <w:r>
              <w:rPr>
                <w:noProof/>
                <w:webHidden/>
              </w:rPr>
              <w:fldChar w:fldCharType="separate"/>
            </w:r>
            <w:r>
              <w:rPr>
                <w:noProof/>
                <w:webHidden/>
              </w:rPr>
              <w:t>11</w:t>
            </w:r>
            <w:r>
              <w:rPr>
                <w:noProof/>
                <w:webHidden/>
              </w:rPr>
              <w:fldChar w:fldCharType="end"/>
            </w:r>
          </w:hyperlink>
        </w:p>
        <w:p w14:paraId="14F9E246" w14:textId="49792E6B" w:rsidR="00F94A6F" w:rsidRDefault="00F94A6F">
          <w:pPr>
            <w:pStyle w:val="TOC2"/>
            <w:tabs>
              <w:tab w:val="right" w:leader="dot" w:pos="10070"/>
            </w:tabs>
            <w:rPr>
              <w:noProof/>
              <w:kern w:val="2"/>
              <w:sz w:val="24"/>
              <w:lang w:eastAsia="en-US"/>
              <w14:ligatures w14:val="standardContextual"/>
            </w:rPr>
          </w:pPr>
          <w:hyperlink w:anchor="_Toc238034713" w:history="1">
            <w:r w:rsidRPr="00771769">
              <w:rPr>
                <w:rStyle w:val="Hyperlink"/>
                <w:noProof/>
              </w:rPr>
              <w:t>SharePoint List Registration Upload</w:t>
            </w:r>
            <w:r>
              <w:rPr>
                <w:noProof/>
                <w:webHidden/>
              </w:rPr>
              <w:tab/>
            </w:r>
            <w:r>
              <w:rPr>
                <w:noProof/>
                <w:webHidden/>
              </w:rPr>
              <w:fldChar w:fldCharType="begin"/>
            </w:r>
            <w:r>
              <w:rPr>
                <w:noProof/>
                <w:webHidden/>
              </w:rPr>
              <w:instrText xml:space="preserve"> PAGEREF _Toc238034713 \h </w:instrText>
            </w:r>
            <w:r>
              <w:rPr>
                <w:noProof/>
                <w:webHidden/>
              </w:rPr>
            </w:r>
            <w:r>
              <w:rPr>
                <w:noProof/>
                <w:webHidden/>
              </w:rPr>
              <w:fldChar w:fldCharType="separate"/>
            </w:r>
            <w:r>
              <w:rPr>
                <w:noProof/>
                <w:webHidden/>
              </w:rPr>
              <w:t>11</w:t>
            </w:r>
            <w:r>
              <w:rPr>
                <w:noProof/>
                <w:webHidden/>
              </w:rPr>
              <w:fldChar w:fldCharType="end"/>
            </w:r>
          </w:hyperlink>
        </w:p>
        <w:p w14:paraId="516A63A2" w14:textId="3A276EF1" w:rsidR="00F94A6F" w:rsidRDefault="00F94A6F">
          <w:pPr>
            <w:pStyle w:val="TOC2"/>
            <w:tabs>
              <w:tab w:val="right" w:leader="dot" w:pos="10070"/>
            </w:tabs>
            <w:rPr>
              <w:noProof/>
              <w:kern w:val="2"/>
              <w:sz w:val="24"/>
              <w:lang w:eastAsia="en-US"/>
              <w14:ligatures w14:val="standardContextual"/>
            </w:rPr>
          </w:pPr>
          <w:hyperlink w:anchor="_Toc238034714" w:history="1">
            <w:r w:rsidRPr="00771769">
              <w:rPr>
                <w:rStyle w:val="Hyperlink"/>
                <w:noProof/>
              </w:rPr>
              <w:t>SharePoint List Product Upload</w:t>
            </w:r>
            <w:r>
              <w:rPr>
                <w:noProof/>
                <w:webHidden/>
              </w:rPr>
              <w:tab/>
            </w:r>
            <w:r>
              <w:rPr>
                <w:noProof/>
                <w:webHidden/>
              </w:rPr>
              <w:fldChar w:fldCharType="begin"/>
            </w:r>
            <w:r>
              <w:rPr>
                <w:noProof/>
                <w:webHidden/>
              </w:rPr>
              <w:instrText xml:space="preserve"> PAGEREF _Toc238034714 \h </w:instrText>
            </w:r>
            <w:r>
              <w:rPr>
                <w:noProof/>
                <w:webHidden/>
              </w:rPr>
            </w:r>
            <w:r>
              <w:rPr>
                <w:noProof/>
                <w:webHidden/>
              </w:rPr>
              <w:fldChar w:fldCharType="separate"/>
            </w:r>
            <w:r>
              <w:rPr>
                <w:noProof/>
                <w:webHidden/>
              </w:rPr>
              <w:t>11</w:t>
            </w:r>
            <w:r>
              <w:rPr>
                <w:noProof/>
                <w:webHidden/>
              </w:rPr>
              <w:fldChar w:fldCharType="end"/>
            </w:r>
          </w:hyperlink>
        </w:p>
        <w:p w14:paraId="797D0D46" w14:textId="1605FAA9" w:rsidR="00F94A6F" w:rsidRDefault="00F94A6F">
          <w:pPr>
            <w:pStyle w:val="TOC2"/>
            <w:tabs>
              <w:tab w:val="right" w:leader="dot" w:pos="10070"/>
            </w:tabs>
            <w:rPr>
              <w:noProof/>
              <w:kern w:val="2"/>
              <w:sz w:val="24"/>
              <w:lang w:eastAsia="en-US"/>
              <w14:ligatures w14:val="standardContextual"/>
            </w:rPr>
          </w:pPr>
          <w:hyperlink w:anchor="_Toc238034715" w:history="1">
            <w:r w:rsidRPr="00771769">
              <w:rPr>
                <w:rStyle w:val="Hyperlink"/>
                <w:noProof/>
              </w:rPr>
              <w:t>Update Expiration</w:t>
            </w:r>
            <w:r>
              <w:rPr>
                <w:noProof/>
                <w:webHidden/>
              </w:rPr>
              <w:tab/>
            </w:r>
            <w:r>
              <w:rPr>
                <w:noProof/>
                <w:webHidden/>
              </w:rPr>
              <w:fldChar w:fldCharType="begin"/>
            </w:r>
            <w:r>
              <w:rPr>
                <w:noProof/>
                <w:webHidden/>
              </w:rPr>
              <w:instrText xml:space="preserve"> PAGEREF _Toc238034715 \h </w:instrText>
            </w:r>
            <w:r>
              <w:rPr>
                <w:noProof/>
                <w:webHidden/>
              </w:rPr>
            </w:r>
            <w:r>
              <w:rPr>
                <w:noProof/>
                <w:webHidden/>
              </w:rPr>
              <w:fldChar w:fldCharType="separate"/>
            </w:r>
            <w:r>
              <w:rPr>
                <w:noProof/>
                <w:webHidden/>
              </w:rPr>
              <w:t>11</w:t>
            </w:r>
            <w:r>
              <w:rPr>
                <w:noProof/>
                <w:webHidden/>
              </w:rPr>
              <w:fldChar w:fldCharType="end"/>
            </w:r>
          </w:hyperlink>
        </w:p>
        <w:p w14:paraId="4D7324F3" w14:textId="58F75FBB" w:rsidR="00F94A6F" w:rsidRDefault="00F94A6F">
          <w:pPr>
            <w:pStyle w:val="TOC2"/>
            <w:tabs>
              <w:tab w:val="right" w:leader="dot" w:pos="10070"/>
            </w:tabs>
            <w:rPr>
              <w:noProof/>
              <w:kern w:val="2"/>
              <w:sz w:val="24"/>
              <w:lang w:eastAsia="en-US"/>
              <w14:ligatures w14:val="standardContextual"/>
            </w:rPr>
          </w:pPr>
          <w:hyperlink w:anchor="_Toc238034716" w:history="1">
            <w:r w:rsidRPr="00771769">
              <w:rPr>
                <w:rStyle w:val="Hyperlink"/>
                <w:noProof/>
              </w:rPr>
              <w:t>Scheduled Cloud Flow – Expire License Automatically</w:t>
            </w:r>
            <w:r>
              <w:rPr>
                <w:noProof/>
                <w:webHidden/>
              </w:rPr>
              <w:tab/>
            </w:r>
            <w:r>
              <w:rPr>
                <w:noProof/>
                <w:webHidden/>
              </w:rPr>
              <w:fldChar w:fldCharType="begin"/>
            </w:r>
            <w:r>
              <w:rPr>
                <w:noProof/>
                <w:webHidden/>
              </w:rPr>
              <w:instrText xml:space="preserve"> PAGEREF _Toc238034716 \h </w:instrText>
            </w:r>
            <w:r>
              <w:rPr>
                <w:noProof/>
                <w:webHidden/>
              </w:rPr>
            </w:r>
            <w:r>
              <w:rPr>
                <w:noProof/>
                <w:webHidden/>
              </w:rPr>
              <w:fldChar w:fldCharType="separate"/>
            </w:r>
            <w:r>
              <w:rPr>
                <w:noProof/>
                <w:webHidden/>
              </w:rPr>
              <w:t>12</w:t>
            </w:r>
            <w:r>
              <w:rPr>
                <w:noProof/>
                <w:webHidden/>
              </w:rPr>
              <w:fldChar w:fldCharType="end"/>
            </w:r>
          </w:hyperlink>
        </w:p>
        <w:p w14:paraId="555D551E" w14:textId="69D870CD" w:rsidR="00F94A6F" w:rsidRDefault="00F94A6F">
          <w:pPr>
            <w:pStyle w:val="TOC2"/>
            <w:tabs>
              <w:tab w:val="right" w:leader="dot" w:pos="10070"/>
            </w:tabs>
            <w:rPr>
              <w:noProof/>
              <w:kern w:val="2"/>
              <w:sz w:val="24"/>
              <w:lang w:eastAsia="en-US"/>
              <w14:ligatures w14:val="standardContextual"/>
            </w:rPr>
          </w:pPr>
          <w:hyperlink w:anchor="_Toc238034717" w:history="1">
            <w:r w:rsidRPr="00771769">
              <w:rPr>
                <w:rStyle w:val="Hyperlink"/>
                <w:noProof/>
              </w:rPr>
              <w:t>Scheduled Cloud Flow – Complete Email Sequence</w:t>
            </w:r>
            <w:r>
              <w:rPr>
                <w:noProof/>
                <w:webHidden/>
              </w:rPr>
              <w:tab/>
            </w:r>
            <w:r>
              <w:rPr>
                <w:noProof/>
                <w:webHidden/>
              </w:rPr>
              <w:fldChar w:fldCharType="begin"/>
            </w:r>
            <w:r>
              <w:rPr>
                <w:noProof/>
                <w:webHidden/>
              </w:rPr>
              <w:instrText xml:space="preserve"> PAGEREF _Toc238034717 \h </w:instrText>
            </w:r>
            <w:r>
              <w:rPr>
                <w:noProof/>
                <w:webHidden/>
              </w:rPr>
            </w:r>
            <w:r>
              <w:rPr>
                <w:noProof/>
                <w:webHidden/>
              </w:rPr>
              <w:fldChar w:fldCharType="separate"/>
            </w:r>
            <w:r>
              <w:rPr>
                <w:noProof/>
                <w:webHidden/>
              </w:rPr>
              <w:t>12</w:t>
            </w:r>
            <w:r>
              <w:rPr>
                <w:noProof/>
                <w:webHidden/>
              </w:rPr>
              <w:fldChar w:fldCharType="end"/>
            </w:r>
          </w:hyperlink>
        </w:p>
        <w:p w14:paraId="78974DBD" w14:textId="6B99D64B" w:rsidR="00F94A6F" w:rsidRDefault="00F94A6F">
          <w:pPr>
            <w:pStyle w:val="TOC2"/>
            <w:tabs>
              <w:tab w:val="right" w:leader="dot" w:pos="10070"/>
            </w:tabs>
            <w:rPr>
              <w:noProof/>
              <w:kern w:val="2"/>
              <w:sz w:val="24"/>
              <w:lang w:eastAsia="en-US"/>
              <w14:ligatures w14:val="standardContextual"/>
            </w:rPr>
          </w:pPr>
          <w:hyperlink w:anchor="_Toc238034718" w:history="1">
            <w:r w:rsidRPr="00771769">
              <w:rPr>
                <w:rStyle w:val="Hyperlink"/>
                <w:noProof/>
              </w:rPr>
              <w:t>Scheduled Cloud Flow – Update Stage Automatically</w:t>
            </w:r>
            <w:r>
              <w:rPr>
                <w:noProof/>
                <w:webHidden/>
              </w:rPr>
              <w:tab/>
            </w:r>
            <w:r>
              <w:rPr>
                <w:noProof/>
                <w:webHidden/>
              </w:rPr>
              <w:fldChar w:fldCharType="begin"/>
            </w:r>
            <w:r>
              <w:rPr>
                <w:noProof/>
                <w:webHidden/>
              </w:rPr>
              <w:instrText xml:space="preserve"> PAGEREF _Toc238034718 \h </w:instrText>
            </w:r>
            <w:r>
              <w:rPr>
                <w:noProof/>
                <w:webHidden/>
              </w:rPr>
            </w:r>
            <w:r>
              <w:rPr>
                <w:noProof/>
                <w:webHidden/>
              </w:rPr>
              <w:fldChar w:fldCharType="separate"/>
            </w:r>
            <w:r>
              <w:rPr>
                <w:noProof/>
                <w:webHidden/>
              </w:rPr>
              <w:t>12</w:t>
            </w:r>
            <w:r>
              <w:rPr>
                <w:noProof/>
                <w:webHidden/>
              </w:rPr>
              <w:fldChar w:fldCharType="end"/>
            </w:r>
          </w:hyperlink>
        </w:p>
        <w:p w14:paraId="5F8E56CD" w14:textId="454B3651" w:rsidR="00F94A6F" w:rsidRDefault="00F94A6F">
          <w:pPr>
            <w:pStyle w:val="TOC2"/>
            <w:tabs>
              <w:tab w:val="right" w:leader="dot" w:pos="10070"/>
            </w:tabs>
            <w:rPr>
              <w:noProof/>
              <w:kern w:val="2"/>
              <w:sz w:val="24"/>
              <w:lang w:eastAsia="en-US"/>
              <w14:ligatures w14:val="standardContextual"/>
            </w:rPr>
          </w:pPr>
          <w:hyperlink w:anchor="_Toc238034719" w:history="1">
            <w:r w:rsidRPr="00771769">
              <w:rPr>
                <w:rStyle w:val="Hyperlink"/>
                <w:noProof/>
              </w:rPr>
              <w:t>Scheduled Cloud Flow – Product Update Broadcast</w:t>
            </w:r>
            <w:r>
              <w:rPr>
                <w:noProof/>
                <w:webHidden/>
              </w:rPr>
              <w:tab/>
            </w:r>
            <w:r>
              <w:rPr>
                <w:noProof/>
                <w:webHidden/>
              </w:rPr>
              <w:fldChar w:fldCharType="begin"/>
            </w:r>
            <w:r>
              <w:rPr>
                <w:noProof/>
                <w:webHidden/>
              </w:rPr>
              <w:instrText xml:space="preserve"> PAGEREF _Toc238034719 \h </w:instrText>
            </w:r>
            <w:r>
              <w:rPr>
                <w:noProof/>
                <w:webHidden/>
              </w:rPr>
            </w:r>
            <w:r>
              <w:rPr>
                <w:noProof/>
                <w:webHidden/>
              </w:rPr>
              <w:fldChar w:fldCharType="separate"/>
            </w:r>
            <w:r>
              <w:rPr>
                <w:noProof/>
                <w:webHidden/>
              </w:rPr>
              <w:t>13</w:t>
            </w:r>
            <w:r>
              <w:rPr>
                <w:noProof/>
                <w:webHidden/>
              </w:rPr>
              <w:fldChar w:fldCharType="end"/>
            </w:r>
          </w:hyperlink>
        </w:p>
        <w:p w14:paraId="72A4DC26" w14:textId="61B87078" w:rsidR="00F94A6F" w:rsidRDefault="00F94A6F">
          <w:pPr>
            <w:pStyle w:val="TOC2"/>
            <w:tabs>
              <w:tab w:val="right" w:leader="dot" w:pos="10070"/>
            </w:tabs>
            <w:rPr>
              <w:noProof/>
              <w:kern w:val="2"/>
              <w:sz w:val="24"/>
              <w:lang w:eastAsia="en-US"/>
              <w14:ligatures w14:val="standardContextual"/>
            </w:rPr>
          </w:pPr>
          <w:hyperlink w:anchor="_Toc238034720" w:history="1">
            <w:r w:rsidRPr="00771769">
              <w:rPr>
                <w:rStyle w:val="Hyperlink"/>
                <w:noProof/>
              </w:rPr>
              <w:t>Automatic Cloud Flow – Process Opt Out</w:t>
            </w:r>
            <w:r>
              <w:rPr>
                <w:noProof/>
                <w:webHidden/>
              </w:rPr>
              <w:tab/>
            </w:r>
            <w:r>
              <w:rPr>
                <w:noProof/>
                <w:webHidden/>
              </w:rPr>
              <w:fldChar w:fldCharType="begin"/>
            </w:r>
            <w:r>
              <w:rPr>
                <w:noProof/>
                <w:webHidden/>
              </w:rPr>
              <w:instrText xml:space="preserve"> PAGEREF _Toc238034720 \h </w:instrText>
            </w:r>
            <w:r>
              <w:rPr>
                <w:noProof/>
                <w:webHidden/>
              </w:rPr>
            </w:r>
            <w:r>
              <w:rPr>
                <w:noProof/>
                <w:webHidden/>
              </w:rPr>
              <w:fldChar w:fldCharType="separate"/>
            </w:r>
            <w:r>
              <w:rPr>
                <w:noProof/>
                <w:webHidden/>
              </w:rPr>
              <w:t>13</w:t>
            </w:r>
            <w:r>
              <w:rPr>
                <w:noProof/>
                <w:webHidden/>
              </w:rPr>
              <w:fldChar w:fldCharType="end"/>
            </w:r>
          </w:hyperlink>
        </w:p>
        <w:p w14:paraId="399E8A4D" w14:textId="7ECD7537" w:rsidR="00F94A6F" w:rsidRDefault="00F94A6F">
          <w:pPr>
            <w:pStyle w:val="TOC1"/>
            <w:tabs>
              <w:tab w:val="right" w:leader="dot" w:pos="10070"/>
            </w:tabs>
            <w:rPr>
              <w:noProof/>
              <w:kern w:val="2"/>
              <w:sz w:val="24"/>
              <w:lang w:eastAsia="en-US"/>
              <w14:ligatures w14:val="standardContextual"/>
            </w:rPr>
          </w:pPr>
          <w:hyperlink w:anchor="_Toc238034721" w:history="1">
            <w:r w:rsidRPr="00771769">
              <w:rPr>
                <w:rStyle w:val="Hyperlink"/>
                <w:noProof/>
              </w:rPr>
              <w:t>Full Email Stage State Diagram</w:t>
            </w:r>
            <w:r>
              <w:rPr>
                <w:noProof/>
                <w:webHidden/>
              </w:rPr>
              <w:tab/>
            </w:r>
            <w:r>
              <w:rPr>
                <w:noProof/>
                <w:webHidden/>
              </w:rPr>
              <w:fldChar w:fldCharType="begin"/>
            </w:r>
            <w:r>
              <w:rPr>
                <w:noProof/>
                <w:webHidden/>
              </w:rPr>
              <w:instrText xml:space="preserve"> PAGEREF _Toc238034721 \h </w:instrText>
            </w:r>
            <w:r>
              <w:rPr>
                <w:noProof/>
                <w:webHidden/>
              </w:rPr>
            </w:r>
            <w:r>
              <w:rPr>
                <w:noProof/>
                <w:webHidden/>
              </w:rPr>
              <w:fldChar w:fldCharType="separate"/>
            </w:r>
            <w:r>
              <w:rPr>
                <w:noProof/>
                <w:webHidden/>
              </w:rPr>
              <w:t>13</w:t>
            </w:r>
            <w:r>
              <w:rPr>
                <w:noProof/>
                <w:webHidden/>
              </w:rPr>
              <w:fldChar w:fldCharType="end"/>
            </w:r>
          </w:hyperlink>
        </w:p>
        <w:p w14:paraId="122C866A" w14:textId="2204C795" w:rsidR="00F94A6F" w:rsidRDefault="00F94A6F">
          <w:pPr>
            <w:pStyle w:val="TOC1"/>
            <w:tabs>
              <w:tab w:val="right" w:leader="dot" w:pos="10070"/>
            </w:tabs>
            <w:rPr>
              <w:noProof/>
              <w:kern w:val="2"/>
              <w:sz w:val="24"/>
              <w:lang w:eastAsia="en-US"/>
              <w14:ligatures w14:val="standardContextual"/>
            </w:rPr>
          </w:pPr>
          <w:hyperlink w:anchor="_Toc238034722" w:history="1">
            <w:r w:rsidRPr="00771769">
              <w:rPr>
                <w:rStyle w:val="Hyperlink"/>
                <w:noProof/>
              </w:rPr>
              <w:t>Analytics</w:t>
            </w:r>
            <w:r>
              <w:rPr>
                <w:noProof/>
                <w:webHidden/>
              </w:rPr>
              <w:tab/>
            </w:r>
            <w:r>
              <w:rPr>
                <w:noProof/>
                <w:webHidden/>
              </w:rPr>
              <w:fldChar w:fldCharType="begin"/>
            </w:r>
            <w:r>
              <w:rPr>
                <w:noProof/>
                <w:webHidden/>
              </w:rPr>
              <w:instrText xml:space="preserve"> PAGEREF _Toc238034722 \h </w:instrText>
            </w:r>
            <w:r>
              <w:rPr>
                <w:noProof/>
                <w:webHidden/>
              </w:rPr>
            </w:r>
            <w:r>
              <w:rPr>
                <w:noProof/>
                <w:webHidden/>
              </w:rPr>
              <w:fldChar w:fldCharType="separate"/>
            </w:r>
            <w:r>
              <w:rPr>
                <w:noProof/>
                <w:webHidden/>
              </w:rPr>
              <w:t>14</w:t>
            </w:r>
            <w:r>
              <w:rPr>
                <w:noProof/>
                <w:webHidden/>
              </w:rPr>
              <w:fldChar w:fldCharType="end"/>
            </w:r>
          </w:hyperlink>
        </w:p>
        <w:p w14:paraId="512D4D33" w14:textId="631C4D3E" w:rsidR="00F94A6F" w:rsidRDefault="00F94A6F">
          <w:pPr>
            <w:pStyle w:val="TOC2"/>
            <w:tabs>
              <w:tab w:val="right" w:leader="dot" w:pos="10070"/>
            </w:tabs>
            <w:rPr>
              <w:noProof/>
              <w:kern w:val="2"/>
              <w:sz w:val="24"/>
              <w:lang w:eastAsia="en-US"/>
              <w14:ligatures w14:val="standardContextual"/>
            </w:rPr>
          </w:pPr>
          <w:hyperlink w:anchor="_Toc238034723" w:history="1">
            <w:r w:rsidRPr="00771769">
              <w:rPr>
                <w:rStyle w:val="Hyperlink"/>
                <w:noProof/>
              </w:rPr>
              <w:t>Overview Dashboard</w:t>
            </w:r>
            <w:r>
              <w:rPr>
                <w:noProof/>
                <w:webHidden/>
              </w:rPr>
              <w:tab/>
            </w:r>
            <w:r>
              <w:rPr>
                <w:noProof/>
                <w:webHidden/>
              </w:rPr>
              <w:fldChar w:fldCharType="begin"/>
            </w:r>
            <w:r>
              <w:rPr>
                <w:noProof/>
                <w:webHidden/>
              </w:rPr>
              <w:instrText xml:space="preserve"> PAGEREF _Toc238034723 \h </w:instrText>
            </w:r>
            <w:r>
              <w:rPr>
                <w:noProof/>
                <w:webHidden/>
              </w:rPr>
            </w:r>
            <w:r>
              <w:rPr>
                <w:noProof/>
                <w:webHidden/>
              </w:rPr>
              <w:fldChar w:fldCharType="separate"/>
            </w:r>
            <w:r>
              <w:rPr>
                <w:noProof/>
                <w:webHidden/>
              </w:rPr>
              <w:t>15</w:t>
            </w:r>
            <w:r>
              <w:rPr>
                <w:noProof/>
                <w:webHidden/>
              </w:rPr>
              <w:fldChar w:fldCharType="end"/>
            </w:r>
          </w:hyperlink>
        </w:p>
        <w:p w14:paraId="51F77C50" w14:textId="656CA07F" w:rsidR="00F94A6F" w:rsidRDefault="00F94A6F">
          <w:pPr>
            <w:pStyle w:val="TOC2"/>
            <w:tabs>
              <w:tab w:val="right" w:leader="dot" w:pos="10070"/>
            </w:tabs>
            <w:rPr>
              <w:noProof/>
              <w:kern w:val="2"/>
              <w:sz w:val="24"/>
              <w:lang w:eastAsia="en-US"/>
              <w14:ligatures w14:val="standardContextual"/>
            </w:rPr>
          </w:pPr>
          <w:hyperlink w:anchor="_Toc238034724" w:history="1">
            <w:r w:rsidRPr="00771769">
              <w:rPr>
                <w:rStyle w:val="Hyperlink"/>
                <w:noProof/>
              </w:rPr>
              <w:t>Lifecycle Email Dashboard</w:t>
            </w:r>
            <w:r>
              <w:rPr>
                <w:noProof/>
                <w:webHidden/>
              </w:rPr>
              <w:tab/>
            </w:r>
            <w:r>
              <w:rPr>
                <w:noProof/>
                <w:webHidden/>
              </w:rPr>
              <w:fldChar w:fldCharType="begin"/>
            </w:r>
            <w:r>
              <w:rPr>
                <w:noProof/>
                <w:webHidden/>
              </w:rPr>
              <w:instrText xml:space="preserve"> PAGEREF _Toc238034724 \h </w:instrText>
            </w:r>
            <w:r>
              <w:rPr>
                <w:noProof/>
                <w:webHidden/>
              </w:rPr>
            </w:r>
            <w:r>
              <w:rPr>
                <w:noProof/>
                <w:webHidden/>
              </w:rPr>
              <w:fldChar w:fldCharType="separate"/>
            </w:r>
            <w:r>
              <w:rPr>
                <w:noProof/>
                <w:webHidden/>
              </w:rPr>
              <w:t>19</w:t>
            </w:r>
            <w:r>
              <w:rPr>
                <w:noProof/>
                <w:webHidden/>
              </w:rPr>
              <w:fldChar w:fldCharType="end"/>
            </w:r>
          </w:hyperlink>
        </w:p>
        <w:p w14:paraId="1E68DA4A" w14:textId="69B59607" w:rsidR="00F94A6F" w:rsidRDefault="00F94A6F">
          <w:pPr>
            <w:pStyle w:val="TOC2"/>
            <w:tabs>
              <w:tab w:val="right" w:leader="dot" w:pos="10070"/>
            </w:tabs>
            <w:rPr>
              <w:noProof/>
              <w:kern w:val="2"/>
              <w:sz w:val="24"/>
              <w:lang w:eastAsia="en-US"/>
              <w14:ligatures w14:val="standardContextual"/>
            </w:rPr>
          </w:pPr>
          <w:hyperlink w:anchor="_Toc238034725" w:history="1">
            <w:r w:rsidRPr="00771769">
              <w:rPr>
                <w:rStyle w:val="Hyperlink"/>
                <w:noProof/>
              </w:rPr>
              <w:t>Conversion</w:t>
            </w:r>
            <w:r>
              <w:rPr>
                <w:noProof/>
                <w:webHidden/>
              </w:rPr>
              <w:tab/>
            </w:r>
            <w:r>
              <w:rPr>
                <w:noProof/>
                <w:webHidden/>
              </w:rPr>
              <w:fldChar w:fldCharType="begin"/>
            </w:r>
            <w:r>
              <w:rPr>
                <w:noProof/>
                <w:webHidden/>
              </w:rPr>
              <w:instrText xml:space="preserve"> PAGEREF _Toc238034725 \h </w:instrText>
            </w:r>
            <w:r>
              <w:rPr>
                <w:noProof/>
                <w:webHidden/>
              </w:rPr>
            </w:r>
            <w:r>
              <w:rPr>
                <w:noProof/>
                <w:webHidden/>
              </w:rPr>
              <w:fldChar w:fldCharType="separate"/>
            </w:r>
            <w:r>
              <w:rPr>
                <w:noProof/>
                <w:webHidden/>
              </w:rPr>
              <w:t>21</w:t>
            </w:r>
            <w:r>
              <w:rPr>
                <w:noProof/>
                <w:webHidden/>
              </w:rPr>
              <w:fldChar w:fldCharType="end"/>
            </w:r>
          </w:hyperlink>
        </w:p>
        <w:p w14:paraId="378AF877" w14:textId="7BDB8FE5" w:rsidR="00F94A6F" w:rsidRDefault="00F94A6F">
          <w:pPr>
            <w:pStyle w:val="TOC2"/>
            <w:tabs>
              <w:tab w:val="right" w:leader="dot" w:pos="10070"/>
            </w:tabs>
            <w:rPr>
              <w:noProof/>
              <w:kern w:val="2"/>
              <w:sz w:val="24"/>
              <w:lang w:eastAsia="en-US"/>
              <w14:ligatures w14:val="standardContextual"/>
            </w:rPr>
          </w:pPr>
          <w:hyperlink w:anchor="_Toc238034726" w:history="1">
            <w:r w:rsidRPr="00771769">
              <w:rPr>
                <w:rStyle w:val="Hyperlink"/>
                <w:noProof/>
              </w:rPr>
              <w:t>Licensed Customer Engagement</w:t>
            </w:r>
            <w:r>
              <w:rPr>
                <w:noProof/>
                <w:webHidden/>
              </w:rPr>
              <w:tab/>
            </w:r>
            <w:r>
              <w:rPr>
                <w:noProof/>
                <w:webHidden/>
              </w:rPr>
              <w:fldChar w:fldCharType="begin"/>
            </w:r>
            <w:r>
              <w:rPr>
                <w:noProof/>
                <w:webHidden/>
              </w:rPr>
              <w:instrText xml:space="preserve"> PAGEREF _Toc238034726 \h </w:instrText>
            </w:r>
            <w:r>
              <w:rPr>
                <w:noProof/>
                <w:webHidden/>
              </w:rPr>
            </w:r>
            <w:r>
              <w:rPr>
                <w:noProof/>
                <w:webHidden/>
              </w:rPr>
              <w:fldChar w:fldCharType="separate"/>
            </w:r>
            <w:r>
              <w:rPr>
                <w:noProof/>
                <w:webHidden/>
              </w:rPr>
              <w:t>23</w:t>
            </w:r>
            <w:r>
              <w:rPr>
                <w:noProof/>
                <w:webHidden/>
              </w:rPr>
              <w:fldChar w:fldCharType="end"/>
            </w:r>
          </w:hyperlink>
        </w:p>
        <w:p w14:paraId="696AADD1" w14:textId="09F82C10" w:rsidR="00F94A6F" w:rsidRDefault="00F94A6F">
          <w:pPr>
            <w:pStyle w:val="TOC2"/>
            <w:tabs>
              <w:tab w:val="right" w:leader="dot" w:pos="10070"/>
            </w:tabs>
            <w:rPr>
              <w:noProof/>
              <w:kern w:val="2"/>
              <w:sz w:val="24"/>
              <w:lang w:eastAsia="en-US"/>
              <w14:ligatures w14:val="standardContextual"/>
            </w:rPr>
          </w:pPr>
          <w:hyperlink w:anchor="_Toc238034727" w:history="1">
            <w:r w:rsidRPr="00771769">
              <w:rPr>
                <w:rStyle w:val="Hyperlink"/>
                <w:noProof/>
              </w:rPr>
              <w:t>Trials</w:t>
            </w:r>
            <w:r>
              <w:rPr>
                <w:noProof/>
                <w:webHidden/>
              </w:rPr>
              <w:tab/>
            </w:r>
            <w:r>
              <w:rPr>
                <w:noProof/>
                <w:webHidden/>
              </w:rPr>
              <w:fldChar w:fldCharType="begin"/>
            </w:r>
            <w:r>
              <w:rPr>
                <w:noProof/>
                <w:webHidden/>
              </w:rPr>
              <w:instrText xml:space="preserve"> PAGEREF _Toc238034727 \h </w:instrText>
            </w:r>
            <w:r>
              <w:rPr>
                <w:noProof/>
                <w:webHidden/>
              </w:rPr>
            </w:r>
            <w:r>
              <w:rPr>
                <w:noProof/>
                <w:webHidden/>
              </w:rPr>
              <w:fldChar w:fldCharType="separate"/>
            </w:r>
            <w:r>
              <w:rPr>
                <w:noProof/>
                <w:webHidden/>
              </w:rPr>
              <w:t>26</w:t>
            </w:r>
            <w:r>
              <w:rPr>
                <w:noProof/>
                <w:webHidden/>
              </w:rPr>
              <w:fldChar w:fldCharType="end"/>
            </w:r>
          </w:hyperlink>
        </w:p>
        <w:p w14:paraId="3C9B1ACB" w14:textId="0EA61DCA" w:rsidR="00F94A6F" w:rsidRDefault="00F94A6F">
          <w:pPr>
            <w:pStyle w:val="TOC2"/>
            <w:tabs>
              <w:tab w:val="right" w:leader="dot" w:pos="10070"/>
            </w:tabs>
            <w:rPr>
              <w:noProof/>
              <w:kern w:val="2"/>
              <w:sz w:val="24"/>
              <w:lang w:eastAsia="en-US"/>
              <w14:ligatures w14:val="standardContextual"/>
            </w:rPr>
          </w:pPr>
          <w:hyperlink w:anchor="_Toc238034728" w:history="1">
            <w:r w:rsidRPr="00771769">
              <w:rPr>
                <w:rStyle w:val="Hyperlink"/>
                <w:noProof/>
              </w:rPr>
              <w:t>Geography</w:t>
            </w:r>
            <w:r>
              <w:rPr>
                <w:noProof/>
                <w:webHidden/>
              </w:rPr>
              <w:tab/>
            </w:r>
            <w:r>
              <w:rPr>
                <w:noProof/>
                <w:webHidden/>
              </w:rPr>
              <w:fldChar w:fldCharType="begin"/>
            </w:r>
            <w:r>
              <w:rPr>
                <w:noProof/>
                <w:webHidden/>
              </w:rPr>
              <w:instrText xml:space="preserve"> PAGEREF _Toc238034728 \h </w:instrText>
            </w:r>
            <w:r>
              <w:rPr>
                <w:noProof/>
                <w:webHidden/>
              </w:rPr>
            </w:r>
            <w:r>
              <w:rPr>
                <w:noProof/>
                <w:webHidden/>
              </w:rPr>
              <w:fldChar w:fldCharType="separate"/>
            </w:r>
            <w:r>
              <w:rPr>
                <w:noProof/>
                <w:webHidden/>
              </w:rPr>
              <w:t>29</w:t>
            </w:r>
            <w:r>
              <w:rPr>
                <w:noProof/>
                <w:webHidden/>
              </w:rPr>
              <w:fldChar w:fldCharType="end"/>
            </w:r>
          </w:hyperlink>
        </w:p>
        <w:p w14:paraId="255FBEDB" w14:textId="22A8F880" w:rsidR="00F94A6F" w:rsidRDefault="00F94A6F">
          <w:pPr>
            <w:pStyle w:val="TOC2"/>
            <w:tabs>
              <w:tab w:val="right" w:leader="dot" w:pos="10070"/>
            </w:tabs>
            <w:rPr>
              <w:noProof/>
              <w:kern w:val="2"/>
              <w:sz w:val="24"/>
              <w:lang w:eastAsia="en-US"/>
              <w14:ligatures w14:val="standardContextual"/>
            </w:rPr>
          </w:pPr>
          <w:hyperlink w:anchor="_Toc238034729" w:history="1">
            <w:r w:rsidRPr="00771769">
              <w:rPr>
                <w:rStyle w:val="Hyperlink"/>
                <w:noProof/>
              </w:rPr>
              <w:t>Product &amp; Version Dashboard</w:t>
            </w:r>
            <w:r>
              <w:rPr>
                <w:noProof/>
                <w:webHidden/>
              </w:rPr>
              <w:tab/>
            </w:r>
            <w:r>
              <w:rPr>
                <w:noProof/>
                <w:webHidden/>
              </w:rPr>
              <w:fldChar w:fldCharType="begin"/>
            </w:r>
            <w:r>
              <w:rPr>
                <w:noProof/>
                <w:webHidden/>
              </w:rPr>
              <w:instrText xml:space="preserve"> PAGEREF _Toc238034729 \h </w:instrText>
            </w:r>
            <w:r>
              <w:rPr>
                <w:noProof/>
                <w:webHidden/>
              </w:rPr>
            </w:r>
            <w:r>
              <w:rPr>
                <w:noProof/>
                <w:webHidden/>
              </w:rPr>
              <w:fldChar w:fldCharType="separate"/>
            </w:r>
            <w:r>
              <w:rPr>
                <w:noProof/>
                <w:webHidden/>
              </w:rPr>
              <w:t>30</w:t>
            </w:r>
            <w:r>
              <w:rPr>
                <w:noProof/>
                <w:webHidden/>
              </w:rPr>
              <w:fldChar w:fldCharType="end"/>
            </w:r>
          </w:hyperlink>
        </w:p>
        <w:p w14:paraId="65299A9E" w14:textId="308ACB00" w:rsidR="00F94A6F" w:rsidRDefault="00F94A6F">
          <w:pPr>
            <w:pStyle w:val="TOC2"/>
            <w:tabs>
              <w:tab w:val="right" w:leader="dot" w:pos="10070"/>
            </w:tabs>
            <w:rPr>
              <w:noProof/>
              <w:kern w:val="2"/>
              <w:sz w:val="24"/>
              <w:lang w:eastAsia="en-US"/>
              <w14:ligatures w14:val="standardContextual"/>
            </w:rPr>
          </w:pPr>
          <w:hyperlink w:anchor="_Toc238034730" w:history="1">
            <w:r w:rsidRPr="00771769">
              <w:rPr>
                <w:rStyle w:val="Hyperlink"/>
                <w:noProof/>
              </w:rPr>
              <w:t>Revenue Analysis</w:t>
            </w:r>
            <w:r>
              <w:rPr>
                <w:noProof/>
                <w:webHidden/>
              </w:rPr>
              <w:tab/>
            </w:r>
            <w:r>
              <w:rPr>
                <w:noProof/>
                <w:webHidden/>
              </w:rPr>
              <w:fldChar w:fldCharType="begin"/>
            </w:r>
            <w:r>
              <w:rPr>
                <w:noProof/>
                <w:webHidden/>
              </w:rPr>
              <w:instrText xml:space="preserve"> PAGEREF _Toc238034730 \h </w:instrText>
            </w:r>
            <w:r>
              <w:rPr>
                <w:noProof/>
                <w:webHidden/>
              </w:rPr>
            </w:r>
            <w:r>
              <w:rPr>
                <w:noProof/>
                <w:webHidden/>
              </w:rPr>
              <w:fldChar w:fldCharType="separate"/>
            </w:r>
            <w:r>
              <w:rPr>
                <w:noProof/>
                <w:webHidden/>
              </w:rPr>
              <w:t>32</w:t>
            </w:r>
            <w:r>
              <w:rPr>
                <w:noProof/>
                <w:webHidden/>
              </w:rPr>
              <w:fldChar w:fldCharType="end"/>
            </w:r>
          </w:hyperlink>
        </w:p>
        <w:p w14:paraId="73F7C7A9" w14:textId="081D8F0C" w:rsidR="00853257" w:rsidRDefault="00D23AC4" w:rsidP="005D1940">
          <w:r w:rsidRPr="6556B100">
            <w:rPr>
              <w:b/>
              <w:bCs/>
              <w:noProof/>
            </w:rPr>
            <w:lastRenderedPageBreak/>
            <w:fldChar w:fldCharType="end"/>
          </w:r>
        </w:p>
      </w:sdtContent>
    </w:sdt>
    <w:p w14:paraId="59EB51AE" w14:textId="1552ADA4" w:rsidR="6556B100" w:rsidRDefault="6556B100" w:rsidP="6556B100">
      <w:pPr>
        <w:pStyle w:val="Heading1"/>
      </w:pPr>
    </w:p>
    <w:p w14:paraId="3F185C29" w14:textId="41683B35" w:rsidR="00861513" w:rsidRDefault="41B3F9F4" w:rsidP="00861513">
      <w:pPr>
        <w:pStyle w:val="Heading1"/>
      </w:pPr>
      <w:bookmarkStart w:id="0" w:name="_Toc238034702"/>
      <w:r>
        <w:t>Summary</w:t>
      </w:r>
      <w:bookmarkEnd w:id="0"/>
    </w:p>
    <w:p w14:paraId="0C60740F" w14:textId="0FA27E2E" w:rsidR="00861513" w:rsidRDefault="41B3F9F4" w:rsidP="0FB26E43">
      <w:r>
        <w:t>This system tracks whether a new lead installs and starts a trial. They become a contact &amp; company automatically, receive emails automatically at correct times based on status, and progress through lifecycle states.</w:t>
      </w:r>
    </w:p>
    <w:p w14:paraId="5F76D351" w14:textId="2E4A705B" w:rsidR="4CA4F86A" w:rsidRDefault="4CA4F86A">
      <w:r>
        <w:t>Dataverse is used for data, Power Automate executes actions, Outlook is where the communication takes place, and Power BI is used for reporting.</w:t>
      </w:r>
    </w:p>
    <w:p w14:paraId="071EB659" w14:textId="3937ABB8" w:rsidR="4CA4F86A" w:rsidRDefault="4CA4F86A">
      <w:r>
        <w:t>Dataverse is a structured database with rules and relationships that has a Microsoft-friendly interface.</w:t>
      </w:r>
    </w:p>
    <w:p w14:paraId="69178EDD" w14:textId="33DB9B73" w:rsidR="00861513" w:rsidRDefault="00861513" w:rsidP="00861513">
      <w:pPr>
        <w:pStyle w:val="Heading1"/>
        <w:rPr>
          <w:sz w:val="24"/>
          <w:szCs w:val="24"/>
        </w:rPr>
      </w:pPr>
    </w:p>
    <w:p w14:paraId="29637526" w14:textId="4AE70060" w:rsidR="00861513" w:rsidRDefault="00861513" w:rsidP="00861513">
      <w:pPr>
        <w:pStyle w:val="Heading1"/>
      </w:pPr>
      <w:bookmarkStart w:id="1" w:name="_Toc238034703"/>
      <w:r>
        <w:t>Dataverse Tables</w:t>
      </w:r>
      <w:bookmarkEnd w:id="1"/>
    </w:p>
    <w:p w14:paraId="67920260" w14:textId="6A881583" w:rsidR="00861513" w:rsidRDefault="00861513" w:rsidP="00861513">
      <w:hyperlink r:id="rId8">
        <w:r w:rsidRPr="4323D54C">
          <w:rPr>
            <w:rStyle w:val="Hyperlink"/>
          </w:rPr>
          <w:t>Leads</w:t>
        </w:r>
        <w:r w:rsidR="63B389AB" w:rsidRPr="41C1A534">
          <w:rPr>
            <w:rStyle w:val="Hyperlink"/>
          </w:rPr>
          <w:t xml:space="preserve"> </w:t>
        </w:r>
      </w:hyperlink>
      <w:r>
        <w:t>|</w:t>
      </w:r>
      <w:r w:rsidR="5A10EC35">
        <w:t xml:space="preserve"> </w:t>
      </w:r>
      <w:hyperlink r:id="rId9">
        <w:r w:rsidRPr="17562E31">
          <w:rPr>
            <w:rStyle w:val="Hyperlink"/>
          </w:rPr>
          <w:t>Customers</w:t>
        </w:r>
      </w:hyperlink>
      <w:r>
        <w:t xml:space="preserve"> | </w:t>
      </w:r>
      <w:hyperlink r:id="rId10">
        <w:r w:rsidRPr="648B5D54">
          <w:rPr>
            <w:rStyle w:val="Hyperlink"/>
          </w:rPr>
          <w:t>CustomerContacts</w:t>
        </w:r>
      </w:hyperlink>
      <w:r w:rsidR="0B54A725">
        <w:t xml:space="preserve"> </w:t>
      </w:r>
      <w:r>
        <w:t>|</w:t>
      </w:r>
      <w:r w:rsidR="7C355C36">
        <w:t xml:space="preserve"> </w:t>
      </w:r>
      <w:hyperlink r:id="rId11">
        <w:r w:rsidRPr="347D1A74">
          <w:rPr>
            <w:rStyle w:val="Hyperlink"/>
          </w:rPr>
          <w:t>Entitlements</w:t>
        </w:r>
      </w:hyperlink>
      <w:r w:rsidR="078DAB4F">
        <w:t xml:space="preserve"> | </w:t>
      </w:r>
      <w:hyperlink r:id="rId12">
        <w:r w:rsidR="078DAB4F" w:rsidRPr="41C1A534">
          <w:rPr>
            <w:rStyle w:val="Hyperlink"/>
          </w:rPr>
          <w:t>Email Templates</w:t>
        </w:r>
      </w:hyperlink>
      <w:r w:rsidR="25F0A228">
        <w:t xml:space="preserve"> | </w:t>
      </w:r>
      <w:hyperlink r:id="rId13">
        <w:r w:rsidR="25F0A228" w:rsidRPr="41C1A534">
          <w:rPr>
            <w:rStyle w:val="Hyperlink"/>
          </w:rPr>
          <w:t>Product Version</w:t>
        </w:r>
      </w:hyperlink>
      <w:r w:rsidR="57213015">
        <w:t xml:space="preserve"> | </w:t>
      </w:r>
      <w:hyperlink r:id="rId14" w:history="1">
        <w:r w:rsidR="00D93034" w:rsidRPr="001B2F70">
          <w:rPr>
            <w:rStyle w:val="Hyperlink"/>
          </w:rPr>
          <w:t>Product</w:t>
        </w:r>
      </w:hyperlink>
    </w:p>
    <w:p w14:paraId="174BCB76" w14:textId="19C0E78A" w:rsidR="00CB666D" w:rsidRDefault="00AB1750">
      <w:pPr>
        <w:rPr>
          <w:rFonts w:asciiTheme="majorHAnsi" w:eastAsiaTheme="majorEastAsia" w:hAnsiTheme="majorHAnsi" w:cstheme="majorBidi"/>
          <w:color w:val="0F4761" w:themeColor="accent1" w:themeShade="BF"/>
          <w:sz w:val="26"/>
          <w:szCs w:val="26"/>
        </w:rPr>
      </w:pPr>
      <w:r>
        <w:t xml:space="preserve">Dataverse tables have a “plural name” and “logical name” that are different from </w:t>
      </w:r>
      <w:r w:rsidR="79807F9C">
        <w:t>the</w:t>
      </w:r>
      <w:r>
        <w:t xml:space="preserve"> display names. The logical names are lowercase plurals with no spaces and sometimes vary </w:t>
      </w:r>
      <w:r w:rsidR="35F850AC">
        <w:t>from their display names</w:t>
      </w:r>
      <w:r w:rsidR="79807F9C">
        <w:t xml:space="preserve">. </w:t>
      </w:r>
      <w:r w:rsidR="00CB666D">
        <w:br w:type="page"/>
      </w:r>
    </w:p>
    <w:p w14:paraId="0DDEBE4D" w14:textId="27AC47D0" w:rsidR="6225AE52" w:rsidRDefault="6225AE52" w:rsidP="6556B100">
      <w:pPr>
        <w:pStyle w:val="Heading2"/>
      </w:pPr>
      <w:bookmarkStart w:id="2" w:name="_Toc238034704"/>
      <w:r>
        <w:lastRenderedPageBreak/>
        <w:t>Description of fields</w:t>
      </w:r>
      <w:bookmarkEnd w:id="2"/>
    </w:p>
    <w:p w14:paraId="312E527F" w14:textId="5A68363D" w:rsidR="00AB1750" w:rsidRPr="00AB1750" w:rsidRDefault="00AB1750" w:rsidP="00AB1750">
      <w:r>
        <w:t>Dataverse fields also have logical names that are lowercase with no spaces.</w:t>
      </w:r>
      <w:r w:rsidR="008A6D59">
        <w:t xml:space="preserve"> Lookup fields are more complicated.</w:t>
      </w:r>
    </w:p>
    <w:p w14:paraId="137E4897" w14:textId="1618A8CE" w:rsidR="6C5AF4C3" w:rsidRDefault="6C5AF4C3" w:rsidP="41C1A534">
      <w:pPr>
        <w:pStyle w:val="Heading4"/>
      </w:pPr>
      <w:r>
        <w:t>Dataverse built-in fields</w:t>
      </w:r>
    </w:p>
    <w:p w14:paraId="2C398761" w14:textId="39100F22" w:rsidR="6C5AF4C3" w:rsidRDefault="6C5AF4C3" w:rsidP="41C1A534">
      <w:r>
        <w:t xml:space="preserve">Dataverse has required fields that are auto-generated when a table is created and can be used for auditing. They are read-only. These can be hidden from view and ignored when not needed. </w:t>
      </w:r>
    </w:p>
    <w:p w14:paraId="70B1350D" w14:textId="3936271F" w:rsidR="6C5AF4C3" w:rsidRDefault="6C5AF4C3" w:rsidP="41C1A534">
      <w:pPr>
        <w:spacing w:after="0" w:line="276" w:lineRule="auto"/>
      </w:pPr>
      <w:r>
        <w:t>Created By</w:t>
      </w:r>
    </w:p>
    <w:p w14:paraId="62C71EE9" w14:textId="6794F6B5" w:rsidR="6C5AF4C3" w:rsidRDefault="6C5AF4C3" w:rsidP="41C1A534">
      <w:pPr>
        <w:spacing w:after="0" w:line="276" w:lineRule="auto"/>
      </w:pPr>
      <w:r>
        <w:t>Created By (Delegate)</w:t>
      </w:r>
    </w:p>
    <w:p w14:paraId="6C02DC3F" w14:textId="1DBF6AE2" w:rsidR="6C5AF4C3" w:rsidRDefault="6C5AF4C3" w:rsidP="41C1A534">
      <w:pPr>
        <w:spacing w:after="0" w:line="276" w:lineRule="auto"/>
      </w:pPr>
      <w:r>
        <w:t>Created On</w:t>
      </w:r>
    </w:p>
    <w:p w14:paraId="7D2B79F9" w14:textId="38E899A5" w:rsidR="6C5AF4C3" w:rsidRDefault="6C5AF4C3" w:rsidP="41C1A534">
      <w:pPr>
        <w:spacing w:after="0" w:line="276" w:lineRule="auto"/>
      </w:pPr>
      <w:r>
        <w:t>Current Version</w:t>
      </w:r>
    </w:p>
    <w:p w14:paraId="2FBDFFEF" w14:textId="49C5F99A" w:rsidR="6C5AF4C3" w:rsidRDefault="6C5AF4C3" w:rsidP="41C1A534">
      <w:pPr>
        <w:spacing w:after="0" w:line="276" w:lineRule="auto"/>
      </w:pPr>
      <w:r>
        <w:t>Import Sequence Number</w:t>
      </w:r>
    </w:p>
    <w:p w14:paraId="04765219" w14:textId="01AA182B" w:rsidR="6C5AF4C3" w:rsidRDefault="6C5AF4C3" w:rsidP="41C1A534">
      <w:pPr>
        <w:spacing w:after="0" w:line="276" w:lineRule="auto"/>
      </w:pPr>
      <w:r>
        <w:t>Modified By</w:t>
      </w:r>
    </w:p>
    <w:p w14:paraId="5D79F288" w14:textId="17A00661" w:rsidR="6C5AF4C3" w:rsidRDefault="6C5AF4C3" w:rsidP="41C1A534">
      <w:pPr>
        <w:spacing w:after="0" w:line="276" w:lineRule="auto"/>
      </w:pPr>
      <w:r>
        <w:t>Modified By (Delegate)</w:t>
      </w:r>
    </w:p>
    <w:p w14:paraId="3D44946C" w14:textId="5819C5D0" w:rsidR="6C5AF4C3" w:rsidRDefault="6C5AF4C3" w:rsidP="41C1A534">
      <w:pPr>
        <w:spacing w:after="0" w:line="276" w:lineRule="auto"/>
      </w:pPr>
      <w:r>
        <w:t>Modified On</w:t>
      </w:r>
    </w:p>
    <w:p w14:paraId="5B3C0DED" w14:textId="6AD2FC85" w:rsidR="6C5AF4C3" w:rsidRDefault="6C5AF4C3" w:rsidP="41C1A534">
      <w:pPr>
        <w:spacing w:after="0" w:line="276" w:lineRule="auto"/>
      </w:pPr>
      <w:r>
        <w:t>Owner</w:t>
      </w:r>
    </w:p>
    <w:p w14:paraId="0516D7CC" w14:textId="3DF57250" w:rsidR="6C5AF4C3" w:rsidRDefault="6C5AF4C3" w:rsidP="41C1A534">
      <w:pPr>
        <w:spacing w:after="0" w:line="276" w:lineRule="auto"/>
      </w:pPr>
      <w:r>
        <w:t>Owning Business Unit</w:t>
      </w:r>
    </w:p>
    <w:p w14:paraId="31F98871" w14:textId="3012A894" w:rsidR="6C5AF4C3" w:rsidRDefault="6C5AF4C3" w:rsidP="41C1A534">
      <w:pPr>
        <w:spacing w:after="0" w:line="276" w:lineRule="auto"/>
      </w:pPr>
      <w:r>
        <w:t>Owning User</w:t>
      </w:r>
    </w:p>
    <w:p w14:paraId="432AB030" w14:textId="552EC509" w:rsidR="6C5AF4C3" w:rsidRDefault="6C5AF4C3" w:rsidP="41C1A534">
      <w:pPr>
        <w:spacing w:after="0" w:line="276" w:lineRule="auto"/>
      </w:pPr>
      <w:r>
        <w:t>Record Created On</w:t>
      </w:r>
    </w:p>
    <w:p w14:paraId="7841AD25" w14:textId="314C1B4A" w:rsidR="6C5AF4C3" w:rsidRDefault="6C5AF4C3" w:rsidP="41C1A534">
      <w:pPr>
        <w:spacing w:after="0" w:line="276" w:lineRule="auto"/>
        <w:rPr>
          <w:szCs w:val="22"/>
        </w:rPr>
      </w:pPr>
      <w:r w:rsidRPr="41C1A534">
        <w:rPr>
          <w:szCs w:val="22"/>
        </w:rPr>
        <w:t>Status (active/inactive)</w:t>
      </w:r>
    </w:p>
    <w:p w14:paraId="51C162C0" w14:textId="2CF3EED0" w:rsidR="6C5AF4C3" w:rsidRDefault="6C5AF4C3" w:rsidP="41C1A534">
      <w:pPr>
        <w:spacing w:after="0" w:line="276" w:lineRule="auto"/>
        <w:rPr>
          <w:szCs w:val="22"/>
        </w:rPr>
      </w:pPr>
      <w:r w:rsidRPr="41C1A534">
        <w:rPr>
          <w:szCs w:val="22"/>
        </w:rPr>
        <w:t>Status Reason</w:t>
      </w:r>
    </w:p>
    <w:p w14:paraId="1F867388" w14:textId="0CC20AB6" w:rsidR="18F521A4" w:rsidRDefault="18F521A4" w:rsidP="41C1A534">
      <w:pPr>
        <w:spacing w:after="0" w:line="276" w:lineRule="auto"/>
        <w:rPr>
          <w:szCs w:val="22"/>
        </w:rPr>
      </w:pPr>
      <w:r w:rsidRPr="41C1A534">
        <w:rPr>
          <w:szCs w:val="22"/>
        </w:rPr>
        <w:t>Time Zone Rule Version Number</w:t>
      </w:r>
    </w:p>
    <w:p w14:paraId="7B2F1292" w14:textId="58B15A02" w:rsidR="18F521A4" w:rsidRDefault="18F521A4" w:rsidP="41C1A534">
      <w:pPr>
        <w:shd w:val="clear" w:color="auto" w:fill="FFFFFF" w:themeFill="background1"/>
        <w:spacing w:after="0" w:line="276" w:lineRule="auto"/>
        <w:rPr>
          <w:szCs w:val="22"/>
        </w:rPr>
      </w:pPr>
      <w:r w:rsidRPr="41C1A534">
        <w:rPr>
          <w:szCs w:val="22"/>
        </w:rPr>
        <w:t>UTC Conversion Time Zone Code</w:t>
      </w:r>
    </w:p>
    <w:p w14:paraId="3B68042C" w14:textId="02AB1A3B" w:rsidR="18F521A4" w:rsidRDefault="18F521A4" w:rsidP="41C1A534">
      <w:pPr>
        <w:shd w:val="clear" w:color="auto" w:fill="FFFFFF" w:themeFill="background1"/>
        <w:spacing w:after="0" w:line="276" w:lineRule="auto"/>
      </w:pPr>
      <w:r w:rsidRPr="41C1A534">
        <w:rPr>
          <w:szCs w:val="22"/>
        </w:rPr>
        <w:t>Version Number</w:t>
      </w:r>
    </w:p>
    <w:p w14:paraId="6680E754" w14:textId="3F01A5CC" w:rsidR="41C1A534" w:rsidRDefault="41C1A534" w:rsidP="41C1A534">
      <w:pPr>
        <w:shd w:val="clear" w:color="auto" w:fill="FFFFFF" w:themeFill="background1"/>
        <w:spacing w:after="0" w:line="276" w:lineRule="auto"/>
        <w:rPr>
          <w:szCs w:val="22"/>
        </w:rPr>
      </w:pPr>
    </w:p>
    <w:p w14:paraId="4AB4B69C" w14:textId="618DD05B" w:rsidR="65E160D9" w:rsidRDefault="65E160D9" w:rsidP="41C1A534">
      <w:pPr>
        <w:shd w:val="clear" w:color="auto" w:fill="FFFFFF" w:themeFill="background1"/>
        <w:spacing w:after="0" w:line="276" w:lineRule="auto"/>
      </w:pPr>
      <w:r w:rsidRPr="41C1A534">
        <w:rPr>
          <w:szCs w:val="22"/>
        </w:rPr>
        <w:t xml:space="preserve">Dataverse also requires a customizable text field as the primary key for each table and a read-only GUID field </w:t>
      </w:r>
      <w:r w:rsidR="38839388" w:rsidRPr="41C1A534">
        <w:rPr>
          <w:szCs w:val="22"/>
        </w:rPr>
        <w:t xml:space="preserve">with the name of the table </w:t>
      </w:r>
      <w:r w:rsidRPr="41C1A534">
        <w:rPr>
          <w:szCs w:val="22"/>
        </w:rPr>
        <w:t>that also serves as a unique identifier.</w:t>
      </w:r>
    </w:p>
    <w:p w14:paraId="1D43FCC2" w14:textId="06F0355D" w:rsidR="41C1A534" w:rsidRDefault="41C1A534" w:rsidP="41C1A534">
      <w:pPr>
        <w:spacing w:after="0"/>
      </w:pPr>
    </w:p>
    <w:p w14:paraId="2E707498" w14:textId="20A8DE61" w:rsidR="6225AE52" w:rsidRDefault="6225AE52" w:rsidP="41C1A534">
      <w:pPr>
        <w:pStyle w:val="Heading4"/>
        <w:spacing w:after="0"/>
      </w:pPr>
      <w:r>
        <w:t>Leads</w:t>
      </w:r>
    </w:p>
    <w:p w14:paraId="4D6889C0" w14:textId="6D4BA90A" w:rsidR="268246E5" w:rsidRDefault="268246E5" w:rsidP="41C1A534">
      <w:pPr>
        <w:spacing w:after="0"/>
      </w:pPr>
      <w:r>
        <w:t>ReferralID (PK)</w:t>
      </w:r>
    </w:p>
    <w:p w14:paraId="0F19A2B4" w14:textId="656BF7D8" w:rsidR="668856C9" w:rsidRDefault="668856C9" w:rsidP="41C1A534">
      <w:pPr>
        <w:spacing w:after="0"/>
      </w:pPr>
      <w:r w:rsidRPr="41C1A534">
        <w:rPr>
          <w:i/>
          <w:iCs/>
        </w:rPr>
        <w:t>Same fields as Partner Center aside from:</w:t>
      </w:r>
    </w:p>
    <w:p w14:paraId="0C56B253" w14:textId="698094F7" w:rsidR="668856C9" w:rsidRDefault="668856C9" w:rsidP="41C1A534">
      <w:pPr>
        <w:spacing w:after="0"/>
        <w:ind w:left="720"/>
      </w:pPr>
      <w:r>
        <w:t>Clean Phone</w:t>
      </w:r>
    </w:p>
    <w:p w14:paraId="3D51FDBB" w14:textId="72158C69" w:rsidR="668856C9" w:rsidRDefault="668856C9" w:rsidP="41C1A534">
      <w:pPr>
        <w:spacing w:after="0"/>
        <w:ind w:left="720"/>
      </w:pPr>
      <w:r>
        <w:t>Email Domain</w:t>
      </w:r>
    </w:p>
    <w:p w14:paraId="4682AAD4" w14:textId="7E11699E" w:rsidR="41C1A534" w:rsidRDefault="41C1A534" w:rsidP="41C1A534"/>
    <w:p w14:paraId="4C54EFF1" w14:textId="6644965E" w:rsidR="6225AE52" w:rsidRDefault="6225AE52" w:rsidP="41C1A534">
      <w:pPr>
        <w:pStyle w:val="Heading4"/>
        <w:spacing w:after="0"/>
      </w:pPr>
      <w:r>
        <w:t>Customer</w:t>
      </w:r>
    </w:p>
    <w:p w14:paraId="2D3843F6" w14:textId="2DC0F278" w:rsidR="5528B354" w:rsidRDefault="5528B354" w:rsidP="41C1A534">
      <w:pPr>
        <w:spacing w:after="0"/>
      </w:pPr>
      <w:r>
        <w:t>Customer Name (PK)</w:t>
      </w:r>
    </w:p>
    <w:p w14:paraId="5CE605E7" w14:textId="7511463F" w:rsidR="0DE61D32" w:rsidRDefault="0DE61D32" w:rsidP="41C1A534">
      <w:pPr>
        <w:spacing w:after="0"/>
      </w:pPr>
      <w:r>
        <w:t>Domain</w:t>
      </w:r>
    </w:p>
    <w:p w14:paraId="26E76142" w14:textId="5BB15AB3" w:rsidR="2AB00DA9" w:rsidRDefault="2AB00DA9" w:rsidP="00BE7A0E">
      <w:pPr>
        <w:pStyle w:val="ListParagraph"/>
        <w:numPr>
          <w:ilvl w:val="0"/>
          <w:numId w:val="36"/>
        </w:numPr>
        <w:spacing w:after="0"/>
      </w:pPr>
      <w:r>
        <w:t>Derived from email by default, but should contain site URL domain</w:t>
      </w:r>
    </w:p>
    <w:p w14:paraId="190C2EF7" w14:textId="5489D484" w:rsidR="0DE61D32" w:rsidRDefault="0DE61D32" w:rsidP="41C1A534">
      <w:pPr>
        <w:spacing w:after="0"/>
      </w:pPr>
      <w:r>
        <w:t>PossibleDuplicate: yes/no</w:t>
      </w:r>
    </w:p>
    <w:p w14:paraId="36227EBE" w14:textId="568FD30C" w:rsidR="0DE61D32" w:rsidRDefault="0DE61D32" w:rsidP="41C1A534">
      <w:pPr>
        <w:spacing w:after="0"/>
      </w:pPr>
      <w:r>
        <w:t>Country</w:t>
      </w:r>
    </w:p>
    <w:p w14:paraId="489CA0C8" w14:textId="0AE0FE46" w:rsidR="04B2B64B" w:rsidRDefault="04B2B64B" w:rsidP="0FB26E43">
      <w:pPr>
        <w:spacing w:after="0"/>
      </w:pPr>
      <w:r>
        <w:lastRenderedPageBreak/>
        <w:t>Source: Choice between Marketplace, SharePoint, or manual entry</w:t>
      </w:r>
    </w:p>
    <w:p w14:paraId="23DE2C09" w14:textId="6A9782CB" w:rsidR="41C1A534" w:rsidRDefault="41C1A534" w:rsidP="41C1A534">
      <w:pPr>
        <w:spacing w:after="0"/>
      </w:pPr>
    </w:p>
    <w:p w14:paraId="0DB1ADD6" w14:textId="14F9E467" w:rsidR="6225AE52" w:rsidRDefault="6225AE52" w:rsidP="41C1A534">
      <w:pPr>
        <w:pStyle w:val="Heading4"/>
        <w:spacing w:after="0"/>
      </w:pPr>
      <w:r>
        <w:t>CustomerContact</w:t>
      </w:r>
    </w:p>
    <w:p w14:paraId="79041802" w14:textId="01F25023" w:rsidR="43AE456C" w:rsidRDefault="43AE456C" w:rsidP="41C1A534">
      <w:pPr>
        <w:spacing w:after="0"/>
      </w:pPr>
      <w:r>
        <w:t>Email (PK)</w:t>
      </w:r>
    </w:p>
    <w:p w14:paraId="6FBA9FFD" w14:textId="10958F3C" w:rsidR="43AE456C" w:rsidRDefault="43AE456C" w:rsidP="41C1A534">
      <w:pPr>
        <w:spacing w:after="0"/>
      </w:pPr>
      <w:r>
        <w:t>Customer Lookup: lookup to Customer table</w:t>
      </w:r>
    </w:p>
    <w:p w14:paraId="01263AF9" w14:textId="57E2E98A" w:rsidR="43AE456C" w:rsidRDefault="43AE456C" w:rsidP="41C1A534">
      <w:pPr>
        <w:spacing w:after="0"/>
      </w:pPr>
      <w:r>
        <w:t>First Name</w:t>
      </w:r>
    </w:p>
    <w:p w14:paraId="6689C273" w14:textId="73F0828D" w:rsidR="43AE456C" w:rsidRDefault="43AE456C" w:rsidP="41C1A534">
      <w:pPr>
        <w:spacing w:after="0"/>
      </w:pPr>
      <w:r>
        <w:t>Last Name</w:t>
      </w:r>
    </w:p>
    <w:p w14:paraId="1D025C92" w14:textId="223BDEAB" w:rsidR="43AE456C" w:rsidRDefault="43AE456C" w:rsidP="41C1A534">
      <w:pPr>
        <w:spacing w:after="0"/>
      </w:pPr>
      <w:r>
        <w:t>Phone</w:t>
      </w:r>
    </w:p>
    <w:p w14:paraId="006817E2" w14:textId="3203DAD9" w:rsidR="43AE456C" w:rsidRDefault="43AE456C" w:rsidP="00BE7A0E">
      <w:pPr>
        <w:pStyle w:val="ListParagraph"/>
        <w:numPr>
          <w:ilvl w:val="0"/>
          <w:numId w:val="20"/>
        </w:numPr>
        <w:spacing w:after="0"/>
      </w:pPr>
      <w:r>
        <w:t>Clean phone from Leads table</w:t>
      </w:r>
    </w:p>
    <w:p w14:paraId="5EB91972" w14:textId="6CBB3BA9" w:rsidR="43AE456C" w:rsidRDefault="43AE456C" w:rsidP="41C1A534">
      <w:pPr>
        <w:spacing w:after="0"/>
      </w:pPr>
      <w:r w:rsidRPr="41C1A534">
        <w:rPr>
          <w:b/>
          <w:bCs/>
        </w:rPr>
        <w:t>Primary</w:t>
      </w:r>
      <w:r>
        <w:t>: yes/no</w:t>
      </w:r>
    </w:p>
    <w:p w14:paraId="279C294F" w14:textId="2B558544" w:rsidR="43AE456C" w:rsidRDefault="43AE456C" w:rsidP="41C1A534">
      <w:pPr>
        <w:spacing w:after="0"/>
      </w:pPr>
      <w:r w:rsidRPr="41C1A534">
        <w:rPr>
          <w:b/>
          <w:bCs/>
        </w:rPr>
        <w:t>Email Stage</w:t>
      </w:r>
      <w:r>
        <w:t>: choice between 0, 1, 2, 3, 4, 5, 6, 7, 8, 9, 10</w:t>
      </w:r>
    </w:p>
    <w:p w14:paraId="49624EDB" w14:textId="486E3D95" w:rsidR="43AE456C" w:rsidRDefault="43AE456C" w:rsidP="002F6286">
      <w:pPr>
        <w:pStyle w:val="ListParagraph"/>
        <w:numPr>
          <w:ilvl w:val="0"/>
          <w:numId w:val="19"/>
        </w:numPr>
        <w:spacing w:after="0"/>
      </w:pPr>
      <w:r>
        <w:t>Used by Power Automate to determine what email to send</w:t>
      </w:r>
    </w:p>
    <w:p w14:paraId="63CC7908" w14:textId="4978AFB5" w:rsidR="43AE456C" w:rsidRDefault="43AE456C" w:rsidP="002F6286">
      <w:pPr>
        <w:pStyle w:val="ListParagraph"/>
        <w:numPr>
          <w:ilvl w:val="1"/>
          <w:numId w:val="19"/>
        </w:numPr>
        <w:spacing w:after="0"/>
      </w:pPr>
      <w:r>
        <w:t>Currently does not support changes like license renewal</w:t>
      </w:r>
    </w:p>
    <w:p w14:paraId="18D8052B" w14:textId="407B9A13" w:rsidR="43AE456C" w:rsidRDefault="43AE456C" w:rsidP="002F6286">
      <w:pPr>
        <w:pStyle w:val="ListParagraph"/>
        <w:numPr>
          <w:ilvl w:val="0"/>
          <w:numId w:val="19"/>
        </w:numPr>
        <w:spacing w:after="0"/>
      </w:pPr>
      <w:r>
        <w:t>Number signifies which email was most recently sent (Stage 1 means Email 1 was sent)</w:t>
      </w:r>
    </w:p>
    <w:p w14:paraId="1E568726" w14:textId="381959CF" w:rsidR="43AE456C" w:rsidRDefault="43AE456C" w:rsidP="41C1A534">
      <w:pPr>
        <w:spacing w:after="0"/>
        <w:rPr>
          <w:b/>
          <w:bCs/>
        </w:rPr>
      </w:pPr>
      <w:r w:rsidRPr="41C1A534">
        <w:rPr>
          <w:b/>
          <w:bCs/>
        </w:rPr>
        <w:t>Last Email Sent</w:t>
      </w:r>
    </w:p>
    <w:p w14:paraId="33C34948" w14:textId="68E3DA36" w:rsidR="43AE456C" w:rsidRDefault="6FAFA398" w:rsidP="002F6286">
      <w:pPr>
        <w:pStyle w:val="ListParagraph"/>
        <w:numPr>
          <w:ilvl w:val="0"/>
          <w:numId w:val="18"/>
        </w:numPr>
        <w:spacing w:after="0"/>
      </w:pPr>
      <w:r>
        <w:t>Power Automate provides the date</w:t>
      </w:r>
    </w:p>
    <w:p w14:paraId="3C7BBF70" w14:textId="068B4FBC" w:rsidR="7165827D" w:rsidRDefault="7165827D" w:rsidP="7CA71117">
      <w:pPr>
        <w:spacing w:after="0"/>
      </w:pPr>
      <w:r>
        <w:t>Renewal Email Sent: yes/no</w:t>
      </w:r>
    </w:p>
    <w:p w14:paraId="3D055D3E" w14:textId="7D21AB7B" w:rsidR="7165827D" w:rsidRDefault="7165827D" w:rsidP="00BE7A0E">
      <w:pPr>
        <w:pStyle w:val="ListParagraph"/>
        <w:numPr>
          <w:ilvl w:val="0"/>
          <w:numId w:val="26"/>
        </w:numPr>
        <w:spacing w:after="0"/>
      </w:pPr>
      <w:r>
        <w:t xml:space="preserve">Needed for the case where a customer pays upon receiving renewal reminder and needs to reset to stage 7 to receive next year’s reminder </w:t>
      </w:r>
      <w:r w:rsidR="60935F8D">
        <w:t>(</w:t>
      </w:r>
      <w:r>
        <w:t>the l</w:t>
      </w:r>
      <w:r w:rsidR="6857BA71">
        <w:t>icense never becomes expired</w:t>
      </w:r>
      <w:r w:rsidR="49B89DC2">
        <w:t>)</w:t>
      </w:r>
      <w:r w:rsidR="6857BA71">
        <w:t>.</w:t>
      </w:r>
    </w:p>
    <w:p w14:paraId="17A50FE4" w14:textId="4D5733D3" w:rsidR="41C1A534" w:rsidRDefault="41C1A534" w:rsidP="41C1A534"/>
    <w:p w14:paraId="249ABF7F" w14:textId="05ACE6F8" w:rsidR="6225AE52" w:rsidRDefault="6225AE52" w:rsidP="41C1A534">
      <w:pPr>
        <w:pStyle w:val="Heading4"/>
        <w:spacing w:after="0"/>
      </w:pPr>
      <w:r>
        <w:t>Entitlement</w:t>
      </w:r>
    </w:p>
    <w:p w14:paraId="3BC3704D" w14:textId="4C064D6F" w:rsidR="7A6ED374" w:rsidRDefault="7A6ED374" w:rsidP="41C1A534">
      <w:pPr>
        <w:spacing w:after="0"/>
      </w:pPr>
      <w:r>
        <w:t>Entitlement ID</w:t>
      </w:r>
      <w:r w:rsidR="7C6C8338">
        <w:t xml:space="preserve"> (PK)</w:t>
      </w:r>
      <w:r w:rsidR="003543D4">
        <w:t xml:space="preserve">: </w:t>
      </w:r>
      <w:r w:rsidR="003543D4" w:rsidRPr="003543D4">
        <w:t>yyyyMMddHHmmss</w:t>
      </w:r>
    </w:p>
    <w:p w14:paraId="1F6724A8" w14:textId="1DE672C5" w:rsidR="003543D4" w:rsidRDefault="003543D4" w:rsidP="002F6286">
      <w:pPr>
        <w:pStyle w:val="ListParagraph"/>
        <w:numPr>
          <w:ilvl w:val="0"/>
          <w:numId w:val="17"/>
        </w:numPr>
        <w:spacing w:after="0"/>
      </w:pPr>
      <w:r>
        <w:t xml:space="preserve">Comes from Power Automate </w:t>
      </w:r>
      <w:r w:rsidR="004A79F4">
        <w:t>initialization of when a new customer is added (from leads)</w:t>
      </w:r>
    </w:p>
    <w:p w14:paraId="72E6497B" w14:textId="5E2C5131" w:rsidR="7A6ED374" w:rsidRDefault="7A6ED374" w:rsidP="41C1A534">
      <w:pPr>
        <w:spacing w:after="0"/>
      </w:pPr>
      <w:r>
        <w:t>Primary Contact: lookup</w:t>
      </w:r>
      <w:r w:rsidR="3B40B62F">
        <w:t xml:space="preserve"> to CustomerContact table </w:t>
      </w:r>
    </w:p>
    <w:p w14:paraId="73A3D61E" w14:textId="7C1E910C" w:rsidR="3B40B62F" w:rsidRDefault="3B40B62F" w:rsidP="41C1A534">
      <w:pPr>
        <w:spacing w:after="0"/>
      </w:pPr>
      <w:r>
        <w:t>Customer: lookup to Customer table</w:t>
      </w:r>
    </w:p>
    <w:p w14:paraId="48427620" w14:textId="1208A0AF" w:rsidR="6225AE52" w:rsidRDefault="6225AE52" w:rsidP="41C1A534">
      <w:pPr>
        <w:spacing w:after="0"/>
      </w:pPr>
      <w:r>
        <w:t>Type: Choice between “None”, “Trial”, “License”</w:t>
      </w:r>
      <w:r w:rsidR="00EC24C6">
        <w:t>, “Expired”</w:t>
      </w:r>
      <w:r w:rsidR="009E6BEC">
        <w:t>, “Extended Trial”</w:t>
      </w:r>
    </w:p>
    <w:p w14:paraId="0C5A5FEA" w14:textId="3F6B4CF7" w:rsidR="5F8A4B93" w:rsidRDefault="5F8A4B93" w:rsidP="41C1A534">
      <w:pPr>
        <w:spacing w:after="0"/>
      </w:pPr>
      <w:commentRangeStart w:id="3"/>
      <w:r>
        <w:t>E</w:t>
      </w:r>
      <w:r w:rsidR="00B57194">
        <w:t>xpiration</w:t>
      </w:r>
      <w:r>
        <w:t xml:space="preserve"> Date</w:t>
      </w:r>
    </w:p>
    <w:p w14:paraId="1437C6C8" w14:textId="79FDE58C" w:rsidR="67DEEC4E" w:rsidRDefault="67DEEC4E" w:rsidP="00BE7A0E">
      <w:pPr>
        <w:pStyle w:val="ListParagraph"/>
        <w:numPr>
          <w:ilvl w:val="0"/>
          <w:numId w:val="24"/>
        </w:numPr>
        <w:spacing w:after="0"/>
      </w:pPr>
      <w:r>
        <w:t>Used for trial or license</w:t>
      </w:r>
      <w:commentRangeEnd w:id="3"/>
      <w:r>
        <w:rPr>
          <w:rStyle w:val="CommentReference"/>
          <w:sz w:val="22"/>
          <w:szCs w:val="24"/>
        </w:rPr>
        <w:commentReference w:id="3"/>
      </w:r>
    </w:p>
    <w:p w14:paraId="7658DAD4" w14:textId="43F48A7A" w:rsidR="5F8A4B93" w:rsidRDefault="5F8A4B93" w:rsidP="41C1A534">
      <w:pPr>
        <w:spacing w:after="0"/>
      </w:pPr>
      <w:r>
        <w:t>License Key</w:t>
      </w:r>
    </w:p>
    <w:p w14:paraId="02AEE6C3" w14:textId="68B6BA15" w:rsidR="5F8A4B93" w:rsidRDefault="5F8A4B93" w:rsidP="41C1A534">
      <w:pPr>
        <w:spacing w:after="0"/>
      </w:pPr>
      <w:r>
        <w:t>First Used Date</w:t>
      </w:r>
    </w:p>
    <w:p w14:paraId="6022FE18" w14:textId="65A8776F" w:rsidR="5F8A4B93" w:rsidRDefault="5F8A4B93" w:rsidP="41C1A534">
      <w:pPr>
        <w:spacing w:after="0"/>
      </w:pPr>
      <w:r>
        <w:t xml:space="preserve">Last Access Date </w:t>
      </w:r>
    </w:p>
    <w:p w14:paraId="37B79438" w14:textId="13F6B263" w:rsidR="5F8A4B93" w:rsidRDefault="5F8A4B93" w:rsidP="41C1A534">
      <w:pPr>
        <w:spacing w:after="0"/>
      </w:pPr>
      <w:r>
        <w:t>Web URL</w:t>
      </w:r>
    </w:p>
    <w:p w14:paraId="2A0D9241" w14:textId="4F2B1538" w:rsidR="5F8A4B93" w:rsidRDefault="7B62FF95" w:rsidP="0FB26E43">
      <w:pPr>
        <w:spacing w:after="0"/>
      </w:pPr>
      <w:r>
        <w:t>Renewed?: yes/no</w:t>
      </w:r>
    </w:p>
    <w:p w14:paraId="7CC0DDCA" w14:textId="273EF1A0" w:rsidR="5F8A4B93" w:rsidRDefault="5F8A4B93" w:rsidP="0FB26E43">
      <w:pPr>
        <w:spacing w:after="0"/>
      </w:pPr>
      <w:r>
        <w:t>Version: lookup to Product Version table</w:t>
      </w:r>
    </w:p>
    <w:p w14:paraId="2CC2CB7F" w14:textId="6DC47998" w:rsidR="005A29E7" w:rsidRDefault="005A29E7" w:rsidP="0FB26E43">
      <w:pPr>
        <w:spacing w:after="0"/>
      </w:pPr>
      <w:r>
        <w:t>Transactions</w:t>
      </w:r>
    </w:p>
    <w:p w14:paraId="4827A509" w14:textId="64ECA11B" w:rsidR="005A29E7" w:rsidRDefault="005A29E7" w:rsidP="005A29E7">
      <w:pPr>
        <w:pStyle w:val="ListParagraph"/>
        <w:numPr>
          <w:ilvl w:val="0"/>
          <w:numId w:val="24"/>
        </w:numPr>
        <w:spacing w:after="0"/>
      </w:pPr>
      <w:r>
        <w:t>Number of times a customer has purchased a renewal</w:t>
      </w:r>
    </w:p>
    <w:p w14:paraId="198A66C8" w14:textId="7599742C" w:rsidR="41C1A534" w:rsidRDefault="21EE8181" w:rsidP="41C1A534">
      <w:pPr>
        <w:spacing w:after="0"/>
      </w:pPr>
      <w:r>
        <w:t>Quantity</w:t>
      </w:r>
    </w:p>
    <w:p w14:paraId="068347F2" w14:textId="77777777" w:rsidR="005A29E7" w:rsidRDefault="005A29E7" w:rsidP="41C1A534">
      <w:pPr>
        <w:spacing w:after="0"/>
      </w:pPr>
    </w:p>
    <w:p w14:paraId="4CD1B594" w14:textId="27581B04" w:rsidR="6225AE52" w:rsidRDefault="6225AE52" w:rsidP="41C1A534">
      <w:pPr>
        <w:pStyle w:val="Heading4"/>
        <w:spacing w:after="0"/>
      </w:pPr>
      <w:r>
        <w:lastRenderedPageBreak/>
        <w:t>Email Templates</w:t>
      </w:r>
    </w:p>
    <w:p w14:paraId="7C79A3BB" w14:textId="2AA27792" w:rsidR="073B3C33" w:rsidRDefault="073B3C33" w:rsidP="41C1A534">
      <w:pPr>
        <w:rPr>
          <w:i/>
          <w:iCs/>
        </w:rPr>
      </w:pPr>
      <w:r w:rsidRPr="41C1A534">
        <w:rPr>
          <w:i/>
          <w:iCs/>
        </w:rPr>
        <w:t>11 email templates are stored here so that you can disable or enable them at any time. The other fields only serve as identifiers/backups.</w:t>
      </w:r>
    </w:p>
    <w:p w14:paraId="6AA24F09" w14:textId="2666C8A4" w:rsidR="073B3C33" w:rsidRDefault="073B3C33" w:rsidP="41C1A534">
      <w:pPr>
        <w:spacing w:after="0"/>
      </w:pPr>
      <w:r>
        <w:t>Stage (PK)</w:t>
      </w:r>
    </w:p>
    <w:p w14:paraId="56C5EB14" w14:textId="56145891" w:rsidR="073B3C33" w:rsidRDefault="073B3C33" w:rsidP="00BE7A0E">
      <w:pPr>
        <w:pStyle w:val="ListParagraph"/>
        <w:numPr>
          <w:ilvl w:val="0"/>
          <w:numId w:val="22"/>
        </w:numPr>
        <w:spacing w:after="0"/>
      </w:pPr>
      <w:commentRangeStart w:id="4"/>
      <w:commentRangeStart w:id="5"/>
      <w:r>
        <w:t>Not synced with the stage used in Power Automate</w:t>
      </w:r>
      <w:commentRangeEnd w:id="4"/>
      <w:r w:rsidR="0077462A">
        <w:rPr>
          <w:rStyle w:val="CommentReference"/>
          <w:sz w:val="22"/>
          <w:szCs w:val="24"/>
        </w:rPr>
        <w:commentReference w:id="4"/>
      </w:r>
      <w:commentRangeEnd w:id="5"/>
      <w:r>
        <w:rPr>
          <w:rStyle w:val="CommentReference"/>
          <w:sz w:val="22"/>
          <w:szCs w:val="24"/>
        </w:rPr>
        <w:commentReference w:id="5"/>
      </w:r>
    </w:p>
    <w:p w14:paraId="3ECED307" w14:textId="5AF3A0C6" w:rsidR="073B3C33" w:rsidRDefault="073B3C33" w:rsidP="00BE7A0E">
      <w:pPr>
        <w:pStyle w:val="ListParagraph"/>
        <w:numPr>
          <w:ilvl w:val="0"/>
          <w:numId w:val="22"/>
        </w:numPr>
        <w:spacing w:after="0"/>
      </w:pPr>
      <w:r>
        <w:t>Since the primary key must be a text field, it is sorted alphabetically instead of numerically</w:t>
      </w:r>
    </w:p>
    <w:p w14:paraId="37028215" w14:textId="2E7B9558" w:rsidR="073B3C33" w:rsidRDefault="073B3C33" w:rsidP="41C1A534">
      <w:pPr>
        <w:spacing w:after="0"/>
        <w:rPr>
          <w:b/>
          <w:bCs/>
        </w:rPr>
      </w:pPr>
      <w:r w:rsidRPr="41C1A534">
        <w:rPr>
          <w:b/>
          <w:bCs/>
        </w:rPr>
        <w:t>Active: yes/no</w:t>
      </w:r>
    </w:p>
    <w:p w14:paraId="277EAAA9" w14:textId="5DF4246B" w:rsidR="073B3C33" w:rsidRDefault="073B3C33" w:rsidP="00BE7A0E">
      <w:pPr>
        <w:pStyle w:val="ListParagraph"/>
        <w:numPr>
          <w:ilvl w:val="0"/>
          <w:numId w:val="21"/>
        </w:numPr>
        <w:spacing w:after="0"/>
      </w:pPr>
      <w:r>
        <w:t>Main use case</w:t>
      </w:r>
    </w:p>
    <w:p w14:paraId="4218D711" w14:textId="570CF60B" w:rsidR="073B3C33" w:rsidRDefault="073B3C33" w:rsidP="41C1A534">
      <w:pPr>
        <w:spacing w:after="0"/>
      </w:pPr>
      <w:r>
        <w:t>Description</w:t>
      </w:r>
    </w:p>
    <w:p w14:paraId="1E3665B9" w14:textId="41007753" w:rsidR="073B3C33" w:rsidRDefault="073B3C33" w:rsidP="41C1A534">
      <w:pPr>
        <w:spacing w:after="0"/>
      </w:pPr>
      <w:r>
        <w:t>Subject</w:t>
      </w:r>
    </w:p>
    <w:p w14:paraId="51EE8843" w14:textId="40D608D7" w:rsidR="073B3C33" w:rsidRDefault="073B3C33" w:rsidP="41C1A534">
      <w:pPr>
        <w:spacing w:after="0"/>
      </w:pPr>
      <w:r>
        <w:t>Body</w:t>
      </w:r>
    </w:p>
    <w:p w14:paraId="28456510" w14:textId="37CC200C" w:rsidR="41C1A534" w:rsidRDefault="41C1A534" w:rsidP="41C1A534"/>
    <w:p w14:paraId="0390A574" w14:textId="7BFFC27D" w:rsidR="6225AE52" w:rsidRDefault="6225AE52" w:rsidP="41C1A534">
      <w:pPr>
        <w:pStyle w:val="Heading4"/>
        <w:spacing w:after="0"/>
      </w:pPr>
      <w:commentRangeStart w:id="6"/>
      <w:commentRangeStart w:id="7"/>
      <w:r>
        <w:t>Product Version</w:t>
      </w:r>
    </w:p>
    <w:p w14:paraId="06F32707" w14:textId="196A25FA" w:rsidR="60AF8878" w:rsidRDefault="60AF8878" w:rsidP="41C1A534">
      <w:pPr>
        <w:spacing w:after="0"/>
      </w:pPr>
      <w:r>
        <w:t>Version (PK)</w:t>
      </w:r>
    </w:p>
    <w:p w14:paraId="2973719E" w14:textId="6537DBFC" w:rsidR="4C9747C5" w:rsidRDefault="4C9747C5" w:rsidP="41C1A534">
      <w:pPr>
        <w:spacing w:after="0"/>
      </w:pPr>
      <w:r>
        <w:t>Active?: yes/no</w:t>
      </w:r>
    </w:p>
    <w:p w14:paraId="0515EBC9" w14:textId="5EE78359" w:rsidR="00B36ED2" w:rsidRDefault="00B36ED2" w:rsidP="00BE7A0E">
      <w:pPr>
        <w:pStyle w:val="ListParagraph"/>
        <w:numPr>
          <w:ilvl w:val="0"/>
          <w:numId w:val="21"/>
        </w:numPr>
        <w:spacing w:after="0"/>
      </w:pPr>
      <w:r>
        <w:t xml:space="preserve">When set to active, </w:t>
      </w:r>
      <w:r w:rsidR="00C94D7E">
        <w:t>the Power Automate flow is triggered that sends out an email to customers letting them know about updates</w:t>
      </w:r>
    </w:p>
    <w:p w14:paraId="17EC687E" w14:textId="3CFCD5D2" w:rsidR="4C9747C5" w:rsidRDefault="4C9747C5" w:rsidP="41C1A534">
      <w:pPr>
        <w:spacing w:after="0"/>
      </w:pPr>
      <w:r>
        <w:t>Sent: yes/no</w:t>
      </w:r>
    </w:p>
    <w:p w14:paraId="25968F3B" w14:textId="0B693A95" w:rsidR="4C9747C5" w:rsidRDefault="4C9747C5" w:rsidP="00BE7A0E">
      <w:pPr>
        <w:pStyle w:val="ListParagraph"/>
        <w:numPr>
          <w:ilvl w:val="0"/>
          <w:numId w:val="23"/>
        </w:numPr>
        <w:spacing w:after="0"/>
      </w:pPr>
      <w:r>
        <w:t>Refers to email broadcast</w:t>
      </w:r>
    </w:p>
    <w:p w14:paraId="434383D7" w14:textId="2E3EE034" w:rsidR="4C9747C5" w:rsidRDefault="4C9747C5" w:rsidP="41C1A534">
      <w:pPr>
        <w:spacing w:after="0"/>
      </w:pPr>
      <w:r>
        <w:t>Description</w:t>
      </w:r>
      <w:commentRangeEnd w:id="6"/>
      <w:r>
        <w:rPr>
          <w:rStyle w:val="CommentReference"/>
          <w:sz w:val="22"/>
          <w:szCs w:val="24"/>
        </w:rPr>
        <w:commentReference w:id="6"/>
      </w:r>
      <w:commentRangeEnd w:id="7"/>
      <w:r>
        <w:rPr>
          <w:rStyle w:val="CommentReference"/>
          <w:sz w:val="22"/>
          <w:szCs w:val="24"/>
        </w:rPr>
        <w:commentReference w:id="7"/>
      </w:r>
    </w:p>
    <w:p w14:paraId="42B124B8" w14:textId="02386C6B" w:rsidR="41C1A534" w:rsidRDefault="41C1A534" w:rsidP="41C1A534">
      <w:pPr>
        <w:spacing w:after="0"/>
      </w:pPr>
    </w:p>
    <w:p w14:paraId="7EB2A941" w14:textId="6BEFF1FA" w:rsidR="6225AE52" w:rsidRDefault="001B2F70" w:rsidP="41C1A534">
      <w:pPr>
        <w:pStyle w:val="Heading4"/>
        <w:spacing w:after="0"/>
      </w:pPr>
      <w:r>
        <w:t>Product</w:t>
      </w:r>
    </w:p>
    <w:p w14:paraId="67721954" w14:textId="33B32308" w:rsidR="00861513" w:rsidRDefault="00D73ED7" w:rsidP="41C1A534">
      <w:pPr>
        <w:spacing w:after="0"/>
      </w:pPr>
      <w:r>
        <w:t>Product (PK)</w:t>
      </w:r>
    </w:p>
    <w:p w14:paraId="77394E35" w14:textId="21EA7395" w:rsidR="00D73ED7" w:rsidRDefault="00D73ED7" w:rsidP="41C1A534">
      <w:pPr>
        <w:spacing w:after="0"/>
      </w:pPr>
      <w:r>
        <w:t>Active?</w:t>
      </w:r>
      <w:r w:rsidR="00462A37">
        <w:t>: yes/no</w:t>
      </w:r>
    </w:p>
    <w:p w14:paraId="4959E5F8" w14:textId="236F3E24" w:rsidR="00462A37" w:rsidRDefault="00462A37" w:rsidP="41C1A534">
      <w:pPr>
        <w:spacing w:after="0"/>
      </w:pPr>
      <w:r>
        <w:t>Description</w:t>
      </w:r>
    </w:p>
    <w:p w14:paraId="594FEBB5" w14:textId="3F294C72" w:rsidR="00462A37" w:rsidRDefault="00462A37" w:rsidP="41C1A534">
      <w:pPr>
        <w:spacing w:after="0"/>
      </w:pPr>
      <w:r>
        <w:t>User Guide URL</w:t>
      </w:r>
    </w:p>
    <w:p w14:paraId="76ADF2A2" w14:textId="77777777" w:rsidR="00462A37" w:rsidRDefault="00462A37" w:rsidP="41C1A534">
      <w:pPr>
        <w:spacing w:after="0"/>
      </w:pPr>
    </w:p>
    <w:p w14:paraId="25139DDB" w14:textId="35258887" w:rsidR="00462A37" w:rsidRPr="00D73ED7" w:rsidRDefault="00462A37" w:rsidP="41C1A534">
      <w:pPr>
        <w:spacing w:after="0"/>
      </w:pPr>
      <w:r>
        <w:t>Not currently integrated</w:t>
      </w:r>
      <w:r w:rsidR="00492BD7">
        <w:t xml:space="preserve"> so that product does not have to be manually </w:t>
      </w:r>
      <w:r w:rsidR="00FE1B02">
        <w:t>input</w:t>
      </w:r>
      <w:r w:rsidR="00492BD7">
        <w:t xml:space="preserve">; created </w:t>
      </w:r>
      <w:r w:rsidR="00FE1B02">
        <w:t>to accommodate adding different products in the future</w:t>
      </w:r>
    </w:p>
    <w:p w14:paraId="586875B7" w14:textId="40551E06" w:rsidR="6556B100" w:rsidRDefault="6556B100" w:rsidP="6556B100">
      <w:pPr>
        <w:spacing w:after="0"/>
      </w:pPr>
    </w:p>
    <w:p w14:paraId="1AE4C3CF" w14:textId="2B8D5842" w:rsidR="6556B100" w:rsidRDefault="6556B100" w:rsidP="6556B100">
      <w:pPr>
        <w:spacing w:after="0"/>
      </w:pPr>
    </w:p>
    <w:p w14:paraId="1EBC3948" w14:textId="31ACE97D" w:rsidR="6556B100" w:rsidRDefault="6556B100" w:rsidP="6556B100">
      <w:pPr>
        <w:pStyle w:val="Heading2"/>
      </w:pPr>
    </w:p>
    <w:p w14:paraId="0E6EE566" w14:textId="7343B3F0" w:rsidR="6556B100" w:rsidRDefault="6556B100" w:rsidP="6556B100"/>
    <w:p w14:paraId="1CBF2260" w14:textId="127DE211" w:rsidR="6556B100" w:rsidRDefault="6556B100" w:rsidP="6556B100"/>
    <w:p w14:paraId="5E9EDA36" w14:textId="00668FFB" w:rsidR="6556B100" w:rsidRDefault="6556B100" w:rsidP="6556B100"/>
    <w:p w14:paraId="2D65D7E2" w14:textId="1885A866" w:rsidR="6556B100" w:rsidRDefault="6556B100" w:rsidP="6556B100"/>
    <w:p w14:paraId="45CCCA67" w14:textId="3409B2F7" w:rsidR="5D519182" w:rsidRDefault="5D519182" w:rsidP="6556B100">
      <w:pPr>
        <w:pStyle w:val="Heading2"/>
      </w:pPr>
      <w:bookmarkStart w:id="8" w:name="_Toc238034705"/>
      <w:r>
        <w:lastRenderedPageBreak/>
        <w:t>Lookup Relationship Diagram</w:t>
      </w:r>
      <w:bookmarkEnd w:id="8"/>
    </w:p>
    <w:p w14:paraId="1014D1D9" w14:textId="4CC1ABB1" w:rsidR="6556B100" w:rsidRDefault="6556B100" w:rsidP="6556B100">
      <w:pPr>
        <w:spacing w:after="0"/>
      </w:pPr>
    </w:p>
    <w:p w14:paraId="77C7242B" w14:textId="46107A1C" w:rsidR="5D519182" w:rsidRDefault="5D519182" w:rsidP="6556B100">
      <w:pPr>
        <w:spacing w:after="0"/>
      </w:pPr>
      <w:r w:rsidRPr="6556B100">
        <w:rPr>
          <w:rFonts w:ascii="Aptos" w:eastAsia="Aptos" w:hAnsi="Aptos" w:cs="Aptos"/>
          <w:szCs w:val="22"/>
        </w:rPr>
        <w:t>Customer</w:t>
      </w:r>
    </w:p>
    <w:p w14:paraId="78794447" w14:textId="6AE23935" w:rsidR="5D519182" w:rsidRDefault="5D519182" w:rsidP="6556B100">
      <w:pPr>
        <w:spacing w:after="0"/>
      </w:pPr>
      <w:r w:rsidRPr="6556B100">
        <w:rPr>
          <w:rFonts w:ascii="Aptos" w:eastAsia="Aptos" w:hAnsi="Aptos" w:cs="Aptos"/>
          <w:szCs w:val="22"/>
        </w:rPr>
        <w:t>1</w:t>
      </w:r>
    </w:p>
    <w:p w14:paraId="68FE730E" w14:textId="4068C2A2" w:rsidR="5D519182" w:rsidRDefault="5D519182" w:rsidP="6556B100">
      <w:pPr>
        <w:spacing w:after="0"/>
      </w:pPr>
      <w:r w:rsidRPr="6556B100">
        <w:rPr>
          <w:rFonts w:ascii="Aptos" w:eastAsia="Aptos" w:hAnsi="Aptos" w:cs="Aptos"/>
          <w:szCs w:val="22"/>
        </w:rPr>
        <w:t>│</w:t>
      </w:r>
    </w:p>
    <w:p w14:paraId="64108C07" w14:textId="2F31C4B4" w:rsidR="5D519182" w:rsidRDefault="5D519182" w:rsidP="6556B100">
      <w:pPr>
        <w:spacing w:after="0"/>
      </w:pPr>
      <w:r w:rsidRPr="6556B100">
        <w:rPr>
          <w:rFonts w:ascii="Aptos" w:eastAsia="Aptos" w:hAnsi="Aptos" w:cs="Aptos"/>
          <w:szCs w:val="22"/>
        </w:rPr>
        <w:t>├─────∞ Customer Contacts</w:t>
      </w:r>
    </w:p>
    <w:p w14:paraId="524E8AA9" w14:textId="44F6C106" w:rsidR="5D519182" w:rsidRDefault="5D519182" w:rsidP="6556B100">
      <w:pPr>
        <w:spacing w:after="0"/>
      </w:pPr>
      <w:r w:rsidRPr="6556B100">
        <w:rPr>
          <w:rFonts w:ascii="Aptos" w:eastAsia="Aptos" w:hAnsi="Aptos" w:cs="Aptos"/>
          <w:szCs w:val="22"/>
        </w:rPr>
        <w:t>│</w:t>
      </w:r>
    </w:p>
    <w:p w14:paraId="084E246B" w14:textId="778D3189" w:rsidR="5D519182" w:rsidRDefault="5D519182" w:rsidP="6556B100">
      <w:pPr>
        <w:spacing w:after="0"/>
      </w:pPr>
      <w:r w:rsidRPr="6556B100">
        <w:rPr>
          <w:rFonts w:ascii="Aptos" w:eastAsia="Aptos" w:hAnsi="Aptos" w:cs="Aptos"/>
          <w:szCs w:val="22"/>
        </w:rPr>
        <w:t>└─────∞ Entitlements</w:t>
      </w:r>
    </w:p>
    <w:p w14:paraId="46D1D579" w14:textId="2E4D19E6" w:rsidR="6556B100" w:rsidRDefault="6556B100" w:rsidP="6556B100">
      <w:pPr>
        <w:spacing w:after="0"/>
      </w:pPr>
    </w:p>
    <w:p w14:paraId="7A711194" w14:textId="4E61C717" w:rsidR="5D519182" w:rsidRDefault="5D519182" w:rsidP="6556B100">
      <w:pPr>
        <w:spacing w:after="0"/>
      </w:pPr>
      <w:r w:rsidRPr="6556B100">
        <w:rPr>
          <w:rFonts w:ascii="Aptos" w:eastAsia="Aptos" w:hAnsi="Aptos" w:cs="Aptos"/>
          <w:szCs w:val="22"/>
        </w:rPr>
        <w:t>Entitlement</w:t>
      </w:r>
    </w:p>
    <w:p w14:paraId="764F36F5" w14:textId="1111C340" w:rsidR="5D519182" w:rsidRDefault="5D519182" w:rsidP="6556B100">
      <w:pPr>
        <w:spacing w:after="0"/>
      </w:pPr>
      <w:r w:rsidRPr="6556B100">
        <w:rPr>
          <w:rFonts w:ascii="Aptos" w:eastAsia="Aptos" w:hAnsi="Aptos" w:cs="Aptos"/>
          <w:szCs w:val="22"/>
        </w:rPr>
        <w:t>│</w:t>
      </w:r>
    </w:p>
    <w:p w14:paraId="667E9883" w14:textId="14F1F04D" w:rsidR="5D519182" w:rsidRDefault="5D519182" w:rsidP="6556B100">
      <w:pPr>
        <w:spacing w:after="0"/>
      </w:pPr>
      <w:r w:rsidRPr="6556B100">
        <w:rPr>
          <w:rFonts w:ascii="Aptos" w:eastAsia="Aptos" w:hAnsi="Aptos" w:cs="Aptos"/>
          <w:szCs w:val="22"/>
        </w:rPr>
        <w:t>└─────1 Primary Contact</w:t>
      </w:r>
    </w:p>
    <w:p w14:paraId="1FD38484" w14:textId="1C15D1F1" w:rsidR="6556B100" w:rsidRDefault="6556B100" w:rsidP="6556B100">
      <w:pPr>
        <w:spacing w:after="0"/>
      </w:pPr>
    </w:p>
    <w:p w14:paraId="06A5ABC9" w14:textId="73A7688D" w:rsidR="00176A07" w:rsidRPr="00462A37" w:rsidRDefault="008D7CB7" w:rsidP="0CD94E77">
      <w:pPr>
        <w:rPr>
          <w:rFonts w:asciiTheme="majorHAnsi" w:eastAsia="Times New Roman" w:hAnsiTheme="majorHAnsi" w:cstheme="majorBidi"/>
          <w:color w:val="0F4761" w:themeColor="accent1" w:themeShade="BF"/>
          <w:sz w:val="32"/>
          <w:szCs w:val="32"/>
        </w:rPr>
      </w:pPr>
      <w:r w:rsidRPr="0CD94E77">
        <w:rPr>
          <w:rFonts w:eastAsia="Times New Roman"/>
        </w:rPr>
        <w:br w:type="page"/>
      </w:r>
      <w:bookmarkStart w:id="9" w:name="_Toc238034706"/>
      <w:r w:rsidRPr="0CD94E77">
        <w:rPr>
          <w:rStyle w:val="Heading1Char"/>
        </w:rPr>
        <w:lastRenderedPageBreak/>
        <w:t>Overview</w:t>
      </w:r>
      <w:bookmarkEnd w:id="9"/>
    </w:p>
    <w:p w14:paraId="2EA215B9" w14:textId="5EE5AC99" w:rsidR="5ACCCFF4" w:rsidRDefault="5297A8E0" w:rsidP="5ACCCFF4">
      <w:pPr>
        <w:rPr>
          <w:rFonts w:ascii="Aptos" w:eastAsia="Aptos" w:hAnsi="Aptos" w:cs="Aptos"/>
        </w:rPr>
      </w:pPr>
      <w:r w:rsidRPr="37719591">
        <w:rPr>
          <w:rFonts w:ascii="Times New Roman" w:eastAsia="Times New Roman" w:hAnsi="Times New Roman" w:cs="Times New Roman"/>
        </w:rPr>
        <w:t xml:space="preserve">Solution: </w:t>
      </w:r>
      <w:hyperlink r:id="rId19">
        <w:r w:rsidRPr="37719591">
          <w:rPr>
            <w:rStyle w:val="Hyperlink"/>
            <w:rFonts w:ascii="Times New Roman" w:eastAsia="Times New Roman" w:hAnsi="Times New Roman" w:cs="Times New Roman"/>
          </w:rPr>
          <w:t>Power Apps | Solutions - VR Customer Lifecycle System</w:t>
        </w:r>
      </w:hyperlink>
    </w:p>
    <w:p w14:paraId="17183167" w14:textId="7202B78F" w:rsidR="008B4B66" w:rsidRDefault="00C20524" w:rsidP="002F6286">
      <w:pPr>
        <w:pStyle w:val="ListParagraph"/>
        <w:numPr>
          <w:ilvl w:val="0"/>
          <w:numId w:val="3"/>
        </w:numPr>
        <w:rPr>
          <w:kern w:val="2"/>
          <w:lang w:eastAsia="en-US"/>
          <w14:ligatures w14:val="standardContextual"/>
        </w:rPr>
      </w:pPr>
      <w:r>
        <w:rPr>
          <w:rFonts w:ascii="Times New Roman" w:hAnsi="Times New Roman"/>
        </w:rPr>
        <w:t>E</w:t>
      </w:r>
      <w:r w:rsidR="008B4B66">
        <w:t xml:space="preserve">xport and prepare a file of lead data from Partner Center manually </w:t>
      </w:r>
    </w:p>
    <w:p w14:paraId="03DA9ECD" w14:textId="465B4836" w:rsidR="74F4032B" w:rsidRDefault="021C7853" w:rsidP="002F6286">
      <w:pPr>
        <w:pStyle w:val="ListParagraph"/>
        <w:numPr>
          <w:ilvl w:val="0"/>
          <w:numId w:val="3"/>
        </w:numPr>
        <w:rPr>
          <w:rFonts w:ascii="Times New Roman" w:eastAsia="Times New Roman" w:hAnsi="Times New Roman" w:cs="Times New Roman"/>
        </w:rPr>
      </w:pPr>
      <w:r w:rsidRPr="41C1A534">
        <w:rPr>
          <w:rFonts w:ascii="Times New Roman" w:eastAsia="Times New Roman" w:hAnsi="Times New Roman" w:cs="Times New Roman"/>
        </w:rPr>
        <w:t>Power Automate</w:t>
      </w:r>
      <w:r w:rsidR="0DF41470" w:rsidRPr="41C1A534">
        <w:rPr>
          <w:rFonts w:ascii="Times New Roman" w:eastAsia="Times New Roman" w:hAnsi="Times New Roman" w:cs="Times New Roman"/>
        </w:rPr>
        <w:t xml:space="preserve"> </w:t>
      </w:r>
      <w:hyperlink r:id="rId20">
        <w:r w:rsidR="0DF41470" w:rsidRPr="41C1A534">
          <w:rPr>
            <w:rStyle w:val="Hyperlink"/>
          </w:rPr>
          <w:t>Lead Upload</w:t>
        </w:r>
      </w:hyperlink>
      <w:r>
        <w:t xml:space="preserve"> scheduled </w:t>
      </w:r>
      <w:r w:rsidR="7C359C26">
        <w:t>cloud</w:t>
      </w:r>
      <w:r w:rsidR="7C359C26" w:rsidRPr="41C1A534">
        <w:rPr>
          <w:rFonts w:ascii="Times New Roman" w:eastAsia="Times New Roman" w:hAnsi="Times New Roman" w:cs="Times New Roman"/>
        </w:rPr>
        <w:t xml:space="preserve"> flow reads file</w:t>
      </w:r>
      <w:r w:rsidR="0A5B0920" w:rsidRPr="41C1A534">
        <w:rPr>
          <w:rFonts w:ascii="Times New Roman" w:eastAsia="Times New Roman" w:hAnsi="Times New Roman" w:cs="Times New Roman"/>
        </w:rPr>
        <w:t xml:space="preserve"> and imports into </w:t>
      </w:r>
      <w:hyperlink r:id="rId21">
        <w:r w:rsidR="7C359C26" w:rsidRPr="41C1A534">
          <w:rPr>
            <w:rStyle w:val="Hyperlink"/>
          </w:rPr>
          <w:t>Dataverse</w:t>
        </w:r>
      </w:hyperlink>
      <w:r w:rsidR="013FFD8D" w:rsidRPr="41C1A534">
        <w:rPr>
          <w:rFonts w:ascii="Times New Roman" w:eastAsia="Times New Roman" w:hAnsi="Times New Roman" w:cs="Times New Roman"/>
        </w:rPr>
        <w:t xml:space="preserve"> d</w:t>
      </w:r>
      <w:r w:rsidR="2C79A0B0" w:rsidRPr="41C1A534">
        <w:rPr>
          <w:rFonts w:ascii="Times New Roman" w:eastAsia="Times New Roman" w:hAnsi="Times New Roman" w:cs="Times New Roman"/>
        </w:rPr>
        <w:t>aily at 10am</w:t>
      </w:r>
    </w:p>
    <w:p w14:paraId="654FDD45" w14:textId="00DC80D8" w:rsidR="4F2FD6BE" w:rsidRDefault="4F2FD6BE" w:rsidP="002F6286">
      <w:pPr>
        <w:pStyle w:val="ListParagraph"/>
        <w:numPr>
          <w:ilvl w:val="0"/>
          <w:numId w:val="3"/>
        </w:numPr>
        <w:rPr>
          <w:rFonts w:ascii="Times New Roman" w:eastAsia="Times New Roman" w:hAnsi="Times New Roman" w:cs="Times New Roman"/>
        </w:rPr>
      </w:pPr>
      <w:r w:rsidRPr="41C1A534">
        <w:rPr>
          <w:rFonts w:ascii="Times New Roman" w:eastAsia="Times New Roman" w:hAnsi="Times New Roman" w:cs="Times New Roman"/>
        </w:rPr>
        <w:t xml:space="preserve">Power Automate </w:t>
      </w:r>
      <w:hyperlink r:id="rId22">
        <w:r w:rsidR="6487493D" w:rsidRPr="41C1A534">
          <w:rPr>
            <w:rStyle w:val="Hyperlink"/>
          </w:rPr>
          <w:t>Customer/Contact Processor</w:t>
        </w:r>
      </w:hyperlink>
      <w:r w:rsidR="477D9FA3">
        <w:t xml:space="preserve"> </w:t>
      </w:r>
      <w:r w:rsidR="477D9FA3" w:rsidRPr="41C1A534">
        <w:rPr>
          <w:rFonts w:ascii="Times New Roman" w:eastAsia="Times New Roman" w:hAnsi="Times New Roman" w:cs="Times New Roman"/>
        </w:rPr>
        <w:t xml:space="preserve">imports fields from the Leads table into the Customers and </w:t>
      </w:r>
      <w:r w:rsidR="4C3F0E1D" w:rsidRPr="41C1A534">
        <w:rPr>
          <w:rFonts w:ascii="Times New Roman" w:eastAsia="Times New Roman" w:hAnsi="Times New Roman" w:cs="Times New Roman"/>
        </w:rPr>
        <w:t xml:space="preserve">CustomerContacts </w:t>
      </w:r>
      <w:r w:rsidR="477D9FA3" w:rsidRPr="41C1A534">
        <w:rPr>
          <w:rFonts w:ascii="Times New Roman" w:eastAsia="Times New Roman" w:hAnsi="Times New Roman" w:cs="Times New Roman"/>
        </w:rPr>
        <w:t>tables by domain and e</w:t>
      </w:r>
      <w:r w:rsidR="27E64460" w:rsidRPr="41C1A534">
        <w:rPr>
          <w:rFonts w:ascii="Times New Roman" w:eastAsia="Times New Roman" w:hAnsi="Times New Roman" w:cs="Times New Roman"/>
        </w:rPr>
        <w:t xml:space="preserve">mail, </w:t>
      </w:r>
      <w:r w:rsidR="00245876" w:rsidRPr="41C1A534">
        <w:rPr>
          <w:rFonts w:ascii="Times New Roman" w:eastAsia="Times New Roman" w:hAnsi="Times New Roman" w:cs="Times New Roman"/>
        </w:rPr>
        <w:t>respectively</w:t>
      </w:r>
    </w:p>
    <w:p w14:paraId="46643B82" w14:textId="1BC65716" w:rsidR="00853257" w:rsidRPr="00853257" w:rsidRDefault="00853257" w:rsidP="002F6286">
      <w:pPr>
        <w:pStyle w:val="ListParagraph"/>
        <w:numPr>
          <w:ilvl w:val="0"/>
          <w:numId w:val="3"/>
        </w:numPr>
        <w:rPr>
          <w:rFonts w:ascii="Times New Roman" w:eastAsia="Times New Roman" w:hAnsi="Times New Roman" w:cs="Times New Roman"/>
        </w:rPr>
      </w:pPr>
      <w:r w:rsidRPr="00853257">
        <w:rPr>
          <w:rFonts w:ascii="Times New Roman" w:eastAsia="Times New Roman" w:hAnsi="Times New Roman" w:cs="Times New Roman"/>
        </w:rPr>
        <w:t>Initialize Entitlement</w:t>
      </w:r>
      <w:r>
        <w:rPr>
          <w:rFonts w:ascii="Times New Roman" w:eastAsia="Times New Roman" w:hAnsi="Times New Roman" w:cs="Times New Roman"/>
        </w:rPr>
        <w:t xml:space="preserve"> flow</w:t>
      </w:r>
      <w:r w:rsidR="002564D8">
        <w:rPr>
          <w:rFonts w:ascii="Times New Roman" w:eastAsia="Times New Roman" w:hAnsi="Times New Roman" w:cs="Times New Roman"/>
        </w:rPr>
        <w:t xml:space="preserve"> creates a new empty entitlement for each customer</w:t>
      </w:r>
    </w:p>
    <w:p w14:paraId="0E4BB7DB" w14:textId="330EF280" w:rsidR="00853257" w:rsidRPr="00853257" w:rsidRDefault="30355DBD" w:rsidP="002F6286">
      <w:pPr>
        <w:pStyle w:val="ListParagraph"/>
        <w:numPr>
          <w:ilvl w:val="0"/>
          <w:numId w:val="3"/>
        </w:numPr>
        <w:rPr>
          <w:rFonts w:ascii="Times New Roman" w:eastAsia="Times New Roman" w:hAnsi="Times New Roman" w:cs="Times New Roman"/>
        </w:rPr>
      </w:pPr>
      <w:r w:rsidRPr="3F317747">
        <w:rPr>
          <w:rFonts w:ascii="Times New Roman" w:eastAsia="Times New Roman" w:hAnsi="Times New Roman" w:cs="Times New Roman"/>
        </w:rPr>
        <w:t xml:space="preserve">SharePoint </w:t>
      </w:r>
      <w:r w:rsidR="04DC5FED" w:rsidRPr="3F317747">
        <w:rPr>
          <w:rFonts w:ascii="Times New Roman" w:eastAsia="Times New Roman" w:hAnsi="Times New Roman" w:cs="Times New Roman"/>
        </w:rPr>
        <w:t>List Registration Upload</w:t>
      </w:r>
      <w:r w:rsidR="2658882A" w:rsidRPr="3F317747">
        <w:rPr>
          <w:rFonts w:ascii="Times New Roman" w:eastAsia="Times New Roman" w:hAnsi="Times New Roman" w:cs="Times New Roman"/>
        </w:rPr>
        <w:t xml:space="preserve"> bring</w:t>
      </w:r>
      <w:r w:rsidR="788A562A" w:rsidRPr="3F317747">
        <w:rPr>
          <w:rFonts w:ascii="Times New Roman" w:eastAsia="Times New Roman" w:hAnsi="Times New Roman" w:cs="Times New Roman"/>
        </w:rPr>
        <w:t>s</w:t>
      </w:r>
      <w:r w:rsidR="002564D8">
        <w:rPr>
          <w:rFonts w:ascii="Times New Roman" w:eastAsia="Times New Roman" w:hAnsi="Times New Roman" w:cs="Times New Roman"/>
        </w:rPr>
        <w:t xml:space="preserve"> data </w:t>
      </w:r>
      <w:r w:rsidR="699625E2" w:rsidRPr="3F317747">
        <w:rPr>
          <w:rFonts w:ascii="Times New Roman" w:eastAsia="Times New Roman" w:hAnsi="Times New Roman" w:cs="Times New Roman"/>
        </w:rPr>
        <w:t xml:space="preserve">from the SharePoint list </w:t>
      </w:r>
      <w:r w:rsidR="002564D8">
        <w:rPr>
          <w:rFonts w:ascii="Times New Roman" w:eastAsia="Times New Roman" w:hAnsi="Times New Roman" w:cs="Times New Roman"/>
        </w:rPr>
        <w:t>to fill a new trial or license in the Entitlements table</w:t>
      </w:r>
      <w:r w:rsidR="06C84A56" w:rsidRPr="3F317747">
        <w:rPr>
          <w:rFonts w:ascii="Times New Roman" w:eastAsia="Times New Roman" w:hAnsi="Times New Roman" w:cs="Times New Roman"/>
        </w:rPr>
        <w:t xml:space="preserve"> </w:t>
      </w:r>
    </w:p>
    <w:p w14:paraId="1A888636" w14:textId="3C55E747" w:rsidR="32425612" w:rsidRDefault="32425612" w:rsidP="3F317747">
      <w:pPr>
        <w:pStyle w:val="ListParagraph"/>
        <w:numPr>
          <w:ilvl w:val="0"/>
          <w:numId w:val="3"/>
        </w:numPr>
        <w:rPr>
          <w:rFonts w:ascii="Times New Roman" w:eastAsia="Times New Roman" w:hAnsi="Times New Roman" w:cs="Times New Roman"/>
        </w:rPr>
      </w:pPr>
      <w:r w:rsidRPr="478F2D9D">
        <w:rPr>
          <w:rFonts w:ascii="Times New Roman" w:eastAsia="Times New Roman" w:hAnsi="Times New Roman" w:cs="Times New Roman"/>
        </w:rPr>
        <w:t>SharePoint List Product Upload flow</w:t>
      </w:r>
      <w:r w:rsidR="61B76FA9" w:rsidRPr="478F2D9D">
        <w:rPr>
          <w:rFonts w:ascii="Times New Roman" w:eastAsia="Times New Roman" w:hAnsi="Times New Roman" w:cs="Times New Roman"/>
        </w:rPr>
        <w:t xml:space="preserve"> imports new products and versions</w:t>
      </w:r>
    </w:p>
    <w:p w14:paraId="77344DE2" w14:textId="7536CA83" w:rsidR="00853257" w:rsidRDefault="61B76FA9" w:rsidP="002F6286">
      <w:pPr>
        <w:pStyle w:val="ListParagraph"/>
        <w:numPr>
          <w:ilvl w:val="0"/>
          <w:numId w:val="3"/>
        </w:numPr>
        <w:rPr>
          <w:rFonts w:ascii="Times New Roman" w:eastAsia="Times New Roman" w:hAnsi="Times New Roman" w:cs="Times New Roman"/>
        </w:rPr>
      </w:pPr>
      <w:r w:rsidRPr="478F2D9D">
        <w:rPr>
          <w:rFonts w:ascii="Times New Roman" w:eastAsia="Times New Roman" w:hAnsi="Times New Roman" w:cs="Times New Roman"/>
        </w:rPr>
        <w:t>Update Expiration makes the change in Dataverse when a customer has renewed and expiration date has moved</w:t>
      </w:r>
    </w:p>
    <w:p w14:paraId="0D646A33" w14:textId="23B5346D" w:rsidR="00853257" w:rsidRDefault="00853257" w:rsidP="002F6286">
      <w:pPr>
        <w:pStyle w:val="ListParagraph"/>
        <w:numPr>
          <w:ilvl w:val="0"/>
          <w:numId w:val="3"/>
        </w:numPr>
        <w:rPr>
          <w:rFonts w:ascii="Times New Roman" w:eastAsia="Times New Roman" w:hAnsi="Times New Roman" w:cs="Times New Roman"/>
        </w:rPr>
      </w:pPr>
      <w:r w:rsidRPr="478F2D9D">
        <w:rPr>
          <w:rFonts w:ascii="Times New Roman" w:eastAsia="Times New Roman" w:hAnsi="Times New Roman" w:cs="Times New Roman"/>
        </w:rPr>
        <w:t>Expire Entitlements Automatically</w:t>
      </w:r>
      <w:r w:rsidR="002564D8" w:rsidRPr="478F2D9D">
        <w:rPr>
          <w:rFonts w:ascii="Times New Roman" w:eastAsia="Times New Roman" w:hAnsi="Times New Roman" w:cs="Times New Roman"/>
        </w:rPr>
        <w:t xml:space="preserve"> flow runs on a schedule to check if expiration date has passed</w:t>
      </w:r>
    </w:p>
    <w:p w14:paraId="45652381" w14:textId="3BA4B5E0" w:rsidR="49645DB9" w:rsidRDefault="49645DB9" w:rsidP="002F6286">
      <w:pPr>
        <w:pStyle w:val="ListParagraph"/>
        <w:numPr>
          <w:ilvl w:val="0"/>
          <w:numId w:val="3"/>
        </w:numPr>
        <w:rPr>
          <w:rFonts w:ascii="Times New Roman" w:eastAsia="Times New Roman" w:hAnsi="Times New Roman" w:cs="Times New Roman"/>
        </w:rPr>
      </w:pPr>
      <w:r w:rsidRPr="08F3502A">
        <w:rPr>
          <w:rFonts w:ascii="Times New Roman" w:eastAsia="Times New Roman" w:hAnsi="Times New Roman" w:cs="Times New Roman"/>
        </w:rPr>
        <w:t>Power Automate</w:t>
      </w:r>
      <w:r w:rsidR="3B4AA8FF" w:rsidRPr="08F3502A">
        <w:rPr>
          <w:rFonts w:ascii="Times New Roman" w:eastAsia="Times New Roman" w:hAnsi="Times New Roman" w:cs="Times New Roman"/>
        </w:rPr>
        <w:t xml:space="preserve"> </w:t>
      </w:r>
      <w:hyperlink w:anchor="_Scheduled_Cloud_Flow_1" w:history="1">
        <w:r w:rsidR="3B4AA8FF" w:rsidRPr="08F3502A">
          <w:rPr>
            <w:rStyle w:val="Hyperlink"/>
          </w:rPr>
          <w:t>Lead Welcome Email Sequence</w:t>
        </w:r>
      </w:hyperlink>
      <w:r w:rsidRPr="08F3502A">
        <w:rPr>
          <w:rFonts w:ascii="Times New Roman" w:eastAsia="Times New Roman" w:hAnsi="Times New Roman" w:cs="Times New Roman"/>
        </w:rPr>
        <w:t xml:space="preserve"> </w:t>
      </w:r>
      <w:r w:rsidR="3298650F" w:rsidRPr="08F3502A">
        <w:rPr>
          <w:rFonts w:ascii="Times New Roman" w:eastAsia="Times New Roman" w:hAnsi="Times New Roman" w:cs="Times New Roman"/>
        </w:rPr>
        <w:t xml:space="preserve">scheduled </w:t>
      </w:r>
      <w:r w:rsidRPr="08F3502A">
        <w:rPr>
          <w:rFonts w:ascii="Times New Roman" w:eastAsia="Times New Roman" w:hAnsi="Times New Roman" w:cs="Times New Roman"/>
        </w:rPr>
        <w:t xml:space="preserve">cloud flow sends email sequence for new </w:t>
      </w:r>
      <w:r w:rsidR="00245876" w:rsidRPr="08F3502A">
        <w:rPr>
          <w:rFonts w:ascii="Times New Roman" w:eastAsia="Times New Roman" w:hAnsi="Times New Roman" w:cs="Times New Roman"/>
        </w:rPr>
        <w:t>leads</w:t>
      </w:r>
    </w:p>
    <w:p w14:paraId="38E93EE3" w14:textId="1B85CE75" w:rsidR="00853257" w:rsidRPr="00853257" w:rsidRDefault="2425869B" w:rsidP="002F6286">
      <w:pPr>
        <w:pStyle w:val="ListParagraph"/>
        <w:numPr>
          <w:ilvl w:val="0"/>
          <w:numId w:val="3"/>
        </w:numPr>
        <w:rPr>
          <w:rFonts w:ascii="Times New Roman" w:eastAsia="Times New Roman" w:hAnsi="Times New Roman" w:cs="Times New Roman"/>
        </w:rPr>
      </w:pPr>
      <w:r w:rsidRPr="41C1A534">
        <w:rPr>
          <w:rFonts w:ascii="Times New Roman" w:eastAsia="Times New Roman" w:hAnsi="Times New Roman" w:cs="Times New Roman"/>
        </w:rPr>
        <w:t xml:space="preserve">Power Automate </w:t>
      </w:r>
      <w:ins w:id="10" w:author="Emily" w:date="2026-06-19T18:06:00Z" w16du:dateUtc="2026-06-19T18:06:44Z">
        <w:r>
          <w:fldChar w:fldCharType="begin"/>
        </w:r>
      </w:ins>
      <w:r>
        <w:instrText xml:space="preserve">HYPERLINK "https://make.preview.powerautomate.com/environments/fe8e8cd8-fdbb-efdb-a437-11a7db65e015/solutions/~preferred/flows/215b29e6-18a2-0773-e302-0ea96741e1d5/details" </w:instrText>
      </w:r>
      <w:ins w:id="11" w:author="Emily" w:date="2026-06-19T18:06:00Z" w16du:dateUtc="2026-06-19T18:06:44Z">
        <w:r>
          <w:fldChar w:fldCharType="separate"/>
        </w:r>
      </w:ins>
      <w:r w:rsidRPr="41C1A534">
        <w:rPr>
          <w:rStyle w:val="Hyperlink"/>
        </w:rPr>
        <w:t>Product Update Broadcast</w:t>
      </w:r>
      <w:r w:rsidR="6992D5A3" w:rsidRPr="41C1A534">
        <w:rPr>
          <w:rStyle w:val="Hyperlink"/>
          <w:rFonts w:ascii="Times New Roman" w:eastAsia="Times New Roman" w:hAnsi="Times New Roman" w:cs="Times New Roman"/>
        </w:rPr>
        <w:t xml:space="preserve"> </w:t>
      </w:r>
      <w:r>
        <w:fldChar w:fldCharType="end"/>
      </w:r>
      <w:r w:rsidR="679EEB84" w:rsidRPr="41C1A534">
        <w:rPr>
          <w:rFonts w:ascii="Times New Roman" w:eastAsia="Times New Roman" w:hAnsi="Times New Roman" w:cs="Times New Roman"/>
        </w:rPr>
        <w:t xml:space="preserve">sends email notifications to customers when there is a new version out </w:t>
      </w:r>
    </w:p>
    <w:p w14:paraId="016DB7F3" w14:textId="6C27E329" w:rsidR="5BC207AA" w:rsidRDefault="5BC207AA" w:rsidP="002F6286">
      <w:pPr>
        <w:pStyle w:val="ListParagraph"/>
        <w:numPr>
          <w:ilvl w:val="0"/>
          <w:numId w:val="3"/>
        </w:numPr>
        <w:rPr>
          <w:rFonts w:ascii="Times New Roman" w:eastAsia="Times New Roman" w:hAnsi="Times New Roman" w:cs="Times New Roman"/>
        </w:rPr>
      </w:pPr>
      <w:r w:rsidRPr="35489F39">
        <w:rPr>
          <w:rFonts w:ascii="Times New Roman" w:eastAsia="Times New Roman" w:hAnsi="Times New Roman" w:cs="Times New Roman"/>
        </w:rPr>
        <w:t xml:space="preserve">Power Automate Process Opt Out checks emails for “unsubscribe” in the subject and updates the </w:t>
      </w:r>
      <w:r w:rsidR="6FC304DF" w:rsidRPr="35489F39">
        <w:rPr>
          <w:rFonts w:ascii="Times New Roman" w:eastAsia="Times New Roman" w:hAnsi="Times New Roman" w:cs="Times New Roman"/>
        </w:rPr>
        <w:t>unsubscribe column in CustomerContact</w:t>
      </w:r>
    </w:p>
    <w:p w14:paraId="290E318A" w14:textId="006A5AFA" w:rsidR="613F75CF" w:rsidRDefault="613F75CF" w:rsidP="3F317747">
      <w:r w:rsidRPr="3F317747">
        <w:rPr>
          <w:rFonts w:ascii="Times New Roman" w:eastAsia="Times New Roman" w:hAnsi="Times New Roman" w:cs="Times New Roman"/>
        </w:rPr>
        <w:t xml:space="preserve">Video Timestamps: </w:t>
      </w:r>
    </w:p>
    <w:p w14:paraId="001DA9AB" w14:textId="6C85A30F" w:rsidR="613F75CF" w:rsidRDefault="613F75CF" w:rsidP="3F317747">
      <w:r w:rsidRPr="3F317747">
        <w:rPr>
          <w:rFonts w:ascii="Times New Roman" w:eastAsia="Times New Roman" w:hAnsi="Times New Roman" w:cs="Times New Roman"/>
        </w:rPr>
        <w:t>0:00 Lead Upload</w:t>
      </w:r>
    </w:p>
    <w:p w14:paraId="30192E2E" w14:textId="75382CC0" w:rsidR="613F75CF" w:rsidRDefault="613F75CF" w:rsidP="3F317747">
      <w:r w:rsidRPr="3F317747">
        <w:rPr>
          <w:rFonts w:ascii="Times New Roman" w:eastAsia="Times New Roman" w:hAnsi="Times New Roman" w:cs="Times New Roman"/>
        </w:rPr>
        <w:t>3:55 Customer/Contact Processor</w:t>
      </w:r>
    </w:p>
    <w:p w14:paraId="47339228" w14:textId="23823969" w:rsidR="613F75CF" w:rsidRDefault="613F75CF" w:rsidP="3F317747">
      <w:r w:rsidRPr="3F317747">
        <w:rPr>
          <w:rFonts w:ascii="Times New Roman" w:eastAsia="Times New Roman" w:hAnsi="Times New Roman" w:cs="Times New Roman"/>
        </w:rPr>
        <w:t>9:54 Initialize Entitlement</w:t>
      </w:r>
    </w:p>
    <w:p w14:paraId="41DE6013" w14:textId="675CE79D" w:rsidR="613F75CF" w:rsidRDefault="613F75CF" w:rsidP="3F317747">
      <w:r w:rsidRPr="3F317747">
        <w:rPr>
          <w:rFonts w:ascii="Times New Roman" w:eastAsia="Times New Roman" w:hAnsi="Times New Roman" w:cs="Times New Roman"/>
        </w:rPr>
        <w:t>11:49 SharePoint List Registration Upload</w:t>
      </w:r>
    </w:p>
    <w:p w14:paraId="7DC785D3" w14:textId="7D840B12" w:rsidR="613F75CF" w:rsidRDefault="613F75CF" w:rsidP="3F317747">
      <w:r w:rsidRPr="3F317747">
        <w:rPr>
          <w:rFonts w:ascii="Times New Roman" w:eastAsia="Times New Roman" w:hAnsi="Times New Roman" w:cs="Times New Roman"/>
        </w:rPr>
        <w:t>18:18 SharePoint List Product Upload</w:t>
      </w:r>
    </w:p>
    <w:p w14:paraId="1D530C8A" w14:textId="19F64773" w:rsidR="613F75CF" w:rsidRDefault="613F75CF" w:rsidP="3F317747">
      <w:r w:rsidRPr="3F317747">
        <w:rPr>
          <w:rFonts w:ascii="Times New Roman" w:eastAsia="Times New Roman" w:hAnsi="Times New Roman" w:cs="Times New Roman"/>
        </w:rPr>
        <w:t>20:08 Complete Email Sequence</w:t>
      </w:r>
    </w:p>
    <w:p w14:paraId="4CC632C7" w14:textId="65A62B02" w:rsidR="613F75CF" w:rsidRDefault="613F75CF" w:rsidP="3F317747">
      <w:r w:rsidRPr="3F317747">
        <w:rPr>
          <w:rFonts w:ascii="Times New Roman" w:eastAsia="Times New Roman" w:hAnsi="Times New Roman" w:cs="Times New Roman"/>
        </w:rPr>
        <w:t>25:38 Update Stage Automatically</w:t>
      </w:r>
    </w:p>
    <w:p w14:paraId="30D1B79A" w14:textId="17BDA060" w:rsidR="613F75CF" w:rsidRDefault="613F75CF" w:rsidP="3F317747">
      <w:r w:rsidRPr="3F317747">
        <w:rPr>
          <w:rFonts w:ascii="Times New Roman" w:eastAsia="Times New Roman" w:hAnsi="Times New Roman" w:cs="Times New Roman"/>
        </w:rPr>
        <w:t>27:45 Expire License Automatically</w:t>
      </w:r>
    </w:p>
    <w:p w14:paraId="072FE29C" w14:textId="057084DC" w:rsidR="613F75CF" w:rsidRDefault="613F75CF" w:rsidP="3F317747">
      <w:r w:rsidRPr="3F317747">
        <w:rPr>
          <w:rFonts w:ascii="Times New Roman" w:eastAsia="Times New Roman" w:hAnsi="Times New Roman" w:cs="Times New Roman"/>
        </w:rPr>
        <w:t>28:1</w:t>
      </w:r>
      <w:r w:rsidR="38030811" w:rsidRPr="3F317747">
        <w:rPr>
          <w:rFonts w:ascii="Times New Roman" w:eastAsia="Times New Roman" w:hAnsi="Times New Roman" w:cs="Times New Roman"/>
        </w:rPr>
        <w:t>3</w:t>
      </w:r>
      <w:r w:rsidRPr="3F317747">
        <w:rPr>
          <w:rFonts w:ascii="Times New Roman" w:eastAsia="Times New Roman" w:hAnsi="Times New Roman" w:cs="Times New Roman"/>
        </w:rPr>
        <w:t xml:space="preserve"> Process Opt Out</w:t>
      </w:r>
    </w:p>
    <w:p w14:paraId="030709E0" w14:textId="5AF1C278" w:rsidR="613F75CF" w:rsidRDefault="613F75CF" w:rsidP="3F317747">
      <w:r w:rsidRPr="6556B100">
        <w:rPr>
          <w:rFonts w:ascii="Times New Roman" w:eastAsia="Times New Roman" w:hAnsi="Times New Roman" w:cs="Times New Roman"/>
        </w:rPr>
        <w:t>29:2</w:t>
      </w:r>
      <w:r w:rsidR="0B50F8A5" w:rsidRPr="6556B100">
        <w:rPr>
          <w:rFonts w:ascii="Times New Roman" w:eastAsia="Times New Roman" w:hAnsi="Times New Roman" w:cs="Times New Roman"/>
        </w:rPr>
        <w:t>3</w:t>
      </w:r>
      <w:r w:rsidRPr="6556B100">
        <w:rPr>
          <w:rFonts w:ascii="Times New Roman" w:eastAsia="Times New Roman" w:hAnsi="Times New Roman" w:cs="Times New Roman"/>
        </w:rPr>
        <w:t xml:space="preserve"> Product Update Broadcast</w:t>
      </w:r>
    </w:p>
    <w:p w14:paraId="31E8B208" w14:textId="2557F671" w:rsidR="6556B100" w:rsidRDefault="6556B100" w:rsidP="6556B100">
      <w:pPr>
        <w:rPr>
          <w:rFonts w:ascii="Times New Roman" w:eastAsia="Times New Roman" w:hAnsi="Times New Roman" w:cs="Times New Roman"/>
        </w:rPr>
      </w:pPr>
    </w:p>
    <w:p w14:paraId="32138E5F" w14:textId="24B31025" w:rsidR="6556B100" w:rsidRDefault="6556B100" w:rsidP="6556B100">
      <w:pPr>
        <w:rPr>
          <w:rFonts w:ascii="Times New Roman" w:eastAsia="Times New Roman" w:hAnsi="Times New Roman" w:cs="Times New Roman"/>
        </w:rPr>
      </w:pPr>
    </w:p>
    <w:p w14:paraId="11CE83F3" w14:textId="491F0237" w:rsidR="6556B100" w:rsidRDefault="6556B100" w:rsidP="6556B100">
      <w:pPr>
        <w:rPr>
          <w:rFonts w:ascii="Times New Roman" w:eastAsia="Times New Roman" w:hAnsi="Times New Roman" w:cs="Times New Roman"/>
        </w:rPr>
      </w:pPr>
    </w:p>
    <w:p w14:paraId="62CF8A25" w14:textId="17DF7A0A" w:rsidR="14BEEF60" w:rsidRDefault="14BEEF60" w:rsidP="6556B100">
      <w:pPr>
        <w:pStyle w:val="Heading1"/>
      </w:pPr>
      <w:bookmarkStart w:id="12" w:name="_Toc238034707"/>
      <w:r>
        <w:lastRenderedPageBreak/>
        <w:t>Flow Schedules</w:t>
      </w:r>
      <w:bookmarkEnd w:id="12"/>
    </w:p>
    <w:tbl>
      <w:tblPr>
        <w:tblW w:w="0" w:type="auto"/>
        <w:tblLook w:val="06A0" w:firstRow="1" w:lastRow="0" w:firstColumn="1" w:lastColumn="0" w:noHBand="1" w:noVBand="1"/>
      </w:tblPr>
      <w:tblGrid>
        <w:gridCol w:w="3006"/>
        <w:gridCol w:w="3006"/>
        <w:gridCol w:w="1300"/>
        <w:gridCol w:w="1684"/>
      </w:tblGrid>
      <w:tr w:rsidR="6556B100" w14:paraId="06BE078B" w14:textId="77777777" w:rsidTr="6556B100">
        <w:trPr>
          <w:trHeight w:val="300"/>
        </w:trPr>
        <w:tc>
          <w:tcPr>
            <w:tcW w:w="3006" w:type="dxa"/>
            <w:vAlign w:val="center"/>
          </w:tcPr>
          <w:p w14:paraId="1ABE6FDB" w14:textId="046484FC" w:rsidR="6556B100" w:rsidRDefault="6556B100" w:rsidP="6556B100">
            <w:pPr>
              <w:spacing w:after="0"/>
              <w:jc w:val="center"/>
            </w:pPr>
            <w:r w:rsidRPr="6556B100">
              <w:rPr>
                <w:b/>
                <w:bCs/>
              </w:rPr>
              <w:t>Flow</w:t>
            </w:r>
          </w:p>
        </w:tc>
        <w:tc>
          <w:tcPr>
            <w:tcW w:w="3006" w:type="dxa"/>
            <w:vAlign w:val="center"/>
          </w:tcPr>
          <w:p w14:paraId="7600079D" w14:textId="711E4CA7" w:rsidR="6556B100" w:rsidRDefault="6556B100" w:rsidP="6556B100">
            <w:pPr>
              <w:jc w:val="center"/>
              <w:rPr>
                <w:b/>
                <w:bCs/>
              </w:rPr>
            </w:pPr>
          </w:p>
        </w:tc>
        <w:tc>
          <w:tcPr>
            <w:tcW w:w="1300" w:type="dxa"/>
            <w:vAlign w:val="center"/>
          </w:tcPr>
          <w:p w14:paraId="721FF58D" w14:textId="55C7CE83" w:rsidR="6556B100" w:rsidRDefault="6556B100" w:rsidP="6556B100">
            <w:pPr>
              <w:spacing w:after="0"/>
              <w:jc w:val="center"/>
            </w:pPr>
            <w:r w:rsidRPr="6556B100">
              <w:rPr>
                <w:b/>
                <w:bCs/>
              </w:rPr>
              <w:t>Trigger</w:t>
            </w:r>
          </w:p>
        </w:tc>
        <w:tc>
          <w:tcPr>
            <w:tcW w:w="1684" w:type="dxa"/>
            <w:vAlign w:val="center"/>
          </w:tcPr>
          <w:p w14:paraId="084238E9" w14:textId="41648838" w:rsidR="6556B100" w:rsidRDefault="6556B100" w:rsidP="6556B100">
            <w:pPr>
              <w:spacing w:after="0"/>
              <w:jc w:val="center"/>
            </w:pPr>
            <w:r w:rsidRPr="6556B100">
              <w:rPr>
                <w:b/>
                <w:bCs/>
              </w:rPr>
              <w:t>Schedule</w:t>
            </w:r>
          </w:p>
        </w:tc>
      </w:tr>
      <w:tr w:rsidR="6556B100" w14:paraId="5DE855CD" w14:textId="77777777" w:rsidTr="6556B100">
        <w:trPr>
          <w:trHeight w:val="300"/>
        </w:trPr>
        <w:tc>
          <w:tcPr>
            <w:tcW w:w="3006" w:type="dxa"/>
            <w:vAlign w:val="center"/>
          </w:tcPr>
          <w:p w14:paraId="6301123B" w14:textId="74BA7726" w:rsidR="6556B100" w:rsidRDefault="6556B100" w:rsidP="6556B100">
            <w:pPr>
              <w:spacing w:after="0"/>
            </w:pPr>
            <w:r>
              <w:t>Lead Upload</w:t>
            </w:r>
          </w:p>
        </w:tc>
        <w:tc>
          <w:tcPr>
            <w:tcW w:w="3006" w:type="dxa"/>
            <w:vAlign w:val="center"/>
          </w:tcPr>
          <w:p w14:paraId="315DED49" w14:textId="2C99EC56" w:rsidR="6556B100" w:rsidRDefault="6556B100" w:rsidP="6556B100"/>
        </w:tc>
        <w:tc>
          <w:tcPr>
            <w:tcW w:w="1300" w:type="dxa"/>
            <w:vAlign w:val="center"/>
          </w:tcPr>
          <w:p w14:paraId="23D3EA50" w14:textId="22A851E3" w:rsidR="6556B100" w:rsidRDefault="6556B100" w:rsidP="6556B100">
            <w:pPr>
              <w:spacing w:after="0"/>
            </w:pPr>
            <w:r>
              <w:t>Scheduled</w:t>
            </w:r>
          </w:p>
        </w:tc>
        <w:tc>
          <w:tcPr>
            <w:tcW w:w="1684" w:type="dxa"/>
            <w:vAlign w:val="center"/>
          </w:tcPr>
          <w:p w14:paraId="33607843" w14:textId="627743C6" w:rsidR="6556B100" w:rsidRDefault="6556B100" w:rsidP="6556B100">
            <w:pPr>
              <w:spacing w:after="0"/>
            </w:pPr>
            <w:r>
              <w:t>4am &amp; 4pm</w:t>
            </w:r>
          </w:p>
        </w:tc>
      </w:tr>
      <w:tr w:rsidR="6556B100" w14:paraId="1E50D5C2" w14:textId="77777777" w:rsidTr="6556B100">
        <w:trPr>
          <w:trHeight w:val="300"/>
        </w:trPr>
        <w:tc>
          <w:tcPr>
            <w:tcW w:w="3006" w:type="dxa"/>
            <w:vAlign w:val="center"/>
          </w:tcPr>
          <w:p w14:paraId="4E33F672" w14:textId="4092544D" w:rsidR="6556B100" w:rsidRDefault="6556B100" w:rsidP="6556B100">
            <w:pPr>
              <w:spacing w:after="0"/>
            </w:pPr>
            <w:r>
              <w:t>Update Stage Automatically</w:t>
            </w:r>
          </w:p>
        </w:tc>
        <w:tc>
          <w:tcPr>
            <w:tcW w:w="3006" w:type="dxa"/>
            <w:vAlign w:val="center"/>
          </w:tcPr>
          <w:p w14:paraId="07FCBCF7" w14:textId="242A4344" w:rsidR="6556B100" w:rsidRDefault="6556B100" w:rsidP="6556B100"/>
        </w:tc>
        <w:tc>
          <w:tcPr>
            <w:tcW w:w="1300" w:type="dxa"/>
            <w:vAlign w:val="center"/>
          </w:tcPr>
          <w:p w14:paraId="1EF80DF1" w14:textId="718C3555" w:rsidR="6556B100" w:rsidRDefault="6556B100" w:rsidP="6556B100">
            <w:pPr>
              <w:spacing w:after="0"/>
            </w:pPr>
            <w:r>
              <w:t>Scheduled</w:t>
            </w:r>
          </w:p>
        </w:tc>
        <w:tc>
          <w:tcPr>
            <w:tcW w:w="1684" w:type="dxa"/>
            <w:vAlign w:val="center"/>
          </w:tcPr>
          <w:p w14:paraId="5CC10A31" w14:textId="316B663E" w:rsidR="6556B100" w:rsidRDefault="6556B100" w:rsidP="6556B100">
            <w:pPr>
              <w:spacing w:after="0"/>
            </w:pPr>
            <w:r>
              <w:t>10:15am</w:t>
            </w:r>
          </w:p>
        </w:tc>
      </w:tr>
      <w:tr w:rsidR="6556B100" w14:paraId="66EC2BB7" w14:textId="77777777" w:rsidTr="6556B100">
        <w:trPr>
          <w:trHeight w:val="300"/>
        </w:trPr>
        <w:tc>
          <w:tcPr>
            <w:tcW w:w="3006" w:type="dxa"/>
            <w:vAlign w:val="center"/>
          </w:tcPr>
          <w:p w14:paraId="1E0C507E" w14:textId="2181B973" w:rsidR="6556B100" w:rsidRDefault="6556B100" w:rsidP="6556B100">
            <w:pPr>
              <w:spacing w:after="0"/>
            </w:pPr>
            <w:r>
              <w:t>Complete Email Sequence</w:t>
            </w:r>
          </w:p>
        </w:tc>
        <w:tc>
          <w:tcPr>
            <w:tcW w:w="3006" w:type="dxa"/>
            <w:vAlign w:val="center"/>
          </w:tcPr>
          <w:p w14:paraId="1325CE32" w14:textId="09B2C5BC" w:rsidR="6556B100" w:rsidRDefault="6556B100" w:rsidP="6556B100"/>
        </w:tc>
        <w:tc>
          <w:tcPr>
            <w:tcW w:w="1300" w:type="dxa"/>
            <w:vAlign w:val="center"/>
          </w:tcPr>
          <w:p w14:paraId="3B7BD934" w14:textId="7AC637D7" w:rsidR="6556B100" w:rsidRDefault="6556B100" w:rsidP="6556B100">
            <w:pPr>
              <w:spacing w:after="0"/>
            </w:pPr>
            <w:r>
              <w:t>Scheduled</w:t>
            </w:r>
          </w:p>
        </w:tc>
        <w:tc>
          <w:tcPr>
            <w:tcW w:w="1684" w:type="dxa"/>
            <w:vAlign w:val="center"/>
          </w:tcPr>
          <w:p w14:paraId="647E1735" w14:textId="406E8D8E" w:rsidR="6556B100" w:rsidRDefault="6556B100" w:rsidP="6556B100">
            <w:pPr>
              <w:spacing w:after="0"/>
            </w:pPr>
            <w:r>
              <w:t>11am</w:t>
            </w:r>
          </w:p>
        </w:tc>
      </w:tr>
      <w:tr w:rsidR="6556B100" w14:paraId="298681E5" w14:textId="77777777" w:rsidTr="6556B100">
        <w:trPr>
          <w:trHeight w:val="300"/>
        </w:trPr>
        <w:tc>
          <w:tcPr>
            <w:tcW w:w="3006" w:type="dxa"/>
            <w:vAlign w:val="center"/>
          </w:tcPr>
          <w:p w14:paraId="2B90F093" w14:textId="1F7A40B2" w:rsidR="6556B100" w:rsidRDefault="6556B100" w:rsidP="6556B100">
            <w:pPr>
              <w:spacing w:after="0"/>
            </w:pPr>
            <w:r>
              <w:t>Product Update Broadcast</w:t>
            </w:r>
          </w:p>
        </w:tc>
        <w:tc>
          <w:tcPr>
            <w:tcW w:w="3006" w:type="dxa"/>
            <w:vAlign w:val="center"/>
          </w:tcPr>
          <w:p w14:paraId="278AC6D0" w14:textId="44DF4F80" w:rsidR="6556B100" w:rsidRDefault="6556B100" w:rsidP="6556B100"/>
        </w:tc>
        <w:tc>
          <w:tcPr>
            <w:tcW w:w="1300" w:type="dxa"/>
            <w:vAlign w:val="center"/>
          </w:tcPr>
          <w:p w14:paraId="6BEA7339" w14:textId="15098EA2" w:rsidR="6556B100" w:rsidRDefault="6556B100" w:rsidP="6556B100">
            <w:pPr>
              <w:spacing w:after="0"/>
            </w:pPr>
            <w:r>
              <w:t>Scheduled</w:t>
            </w:r>
          </w:p>
        </w:tc>
        <w:tc>
          <w:tcPr>
            <w:tcW w:w="1684" w:type="dxa"/>
            <w:vAlign w:val="center"/>
          </w:tcPr>
          <w:p w14:paraId="2E537CF9" w14:textId="292515BE" w:rsidR="6556B100" w:rsidRDefault="6556B100" w:rsidP="6556B100">
            <w:pPr>
              <w:spacing w:after="0"/>
            </w:pPr>
            <w:r>
              <w:t>Monday 11am</w:t>
            </w:r>
          </w:p>
        </w:tc>
      </w:tr>
      <w:tr w:rsidR="6556B100" w14:paraId="661EC34C" w14:textId="77777777" w:rsidTr="6556B100">
        <w:trPr>
          <w:trHeight w:val="300"/>
        </w:trPr>
        <w:tc>
          <w:tcPr>
            <w:tcW w:w="3006" w:type="dxa"/>
            <w:vAlign w:val="center"/>
          </w:tcPr>
          <w:p w14:paraId="0FF4AF5F" w14:textId="345BDF3B" w:rsidR="6556B100" w:rsidRDefault="6556B100" w:rsidP="6556B100">
            <w:pPr>
              <w:spacing w:after="0"/>
            </w:pPr>
            <w:r>
              <w:t>Expire Entitlements</w:t>
            </w:r>
          </w:p>
        </w:tc>
        <w:tc>
          <w:tcPr>
            <w:tcW w:w="3006" w:type="dxa"/>
            <w:vAlign w:val="center"/>
          </w:tcPr>
          <w:p w14:paraId="310E34B4" w14:textId="1E5F0FA6" w:rsidR="6556B100" w:rsidRDefault="6556B100" w:rsidP="6556B100"/>
        </w:tc>
        <w:tc>
          <w:tcPr>
            <w:tcW w:w="1300" w:type="dxa"/>
            <w:vAlign w:val="center"/>
          </w:tcPr>
          <w:p w14:paraId="30DB9E09" w14:textId="0FE117B1" w:rsidR="6556B100" w:rsidRDefault="6556B100" w:rsidP="6556B100">
            <w:pPr>
              <w:spacing w:after="0"/>
            </w:pPr>
            <w:r>
              <w:t>Scheduled</w:t>
            </w:r>
          </w:p>
        </w:tc>
        <w:tc>
          <w:tcPr>
            <w:tcW w:w="1684" w:type="dxa"/>
            <w:vAlign w:val="center"/>
          </w:tcPr>
          <w:p w14:paraId="55AB4DF3" w14:textId="775C3D03" w:rsidR="6556B100" w:rsidRDefault="6556B100" w:rsidP="6556B100">
            <w:pPr>
              <w:spacing w:after="0"/>
            </w:pPr>
            <w:r>
              <w:t>Midnight</w:t>
            </w:r>
          </w:p>
        </w:tc>
      </w:tr>
    </w:tbl>
    <w:p w14:paraId="6EFCE27B" w14:textId="2FC51FA5" w:rsidR="6556B100" w:rsidRDefault="6556B100" w:rsidP="6556B100">
      <w:pPr>
        <w:rPr>
          <w:rFonts w:ascii="Times New Roman" w:eastAsia="Times New Roman" w:hAnsi="Times New Roman" w:cs="Times New Roman"/>
        </w:rPr>
      </w:pPr>
    </w:p>
    <w:p w14:paraId="4491B702" w14:textId="34F13C89" w:rsidR="6556B100" w:rsidRDefault="6556B100" w:rsidP="6556B100">
      <w:pPr>
        <w:rPr>
          <w:rFonts w:ascii="Times New Roman" w:eastAsia="Times New Roman" w:hAnsi="Times New Roman" w:cs="Times New Roman"/>
        </w:rPr>
      </w:pPr>
    </w:p>
    <w:p w14:paraId="23C3E82E" w14:textId="63B7AF05" w:rsidR="6556B100" w:rsidRDefault="6556B100" w:rsidP="6556B100">
      <w:pPr>
        <w:rPr>
          <w:rFonts w:ascii="Times New Roman" w:eastAsia="Times New Roman" w:hAnsi="Times New Roman" w:cs="Times New Roman"/>
        </w:rPr>
      </w:pPr>
    </w:p>
    <w:p w14:paraId="7E6EDD09" w14:textId="64020A4A" w:rsidR="3509058D" w:rsidRDefault="3509058D" w:rsidP="6556B100">
      <w:pPr>
        <w:pStyle w:val="Heading1"/>
      </w:pPr>
      <w:bookmarkStart w:id="13" w:name="_Toc238034708"/>
      <w:r>
        <w:t>System Diagram</w:t>
      </w:r>
      <w:bookmarkEnd w:id="13"/>
    </w:p>
    <w:p w14:paraId="059CD363" w14:textId="7FCA724A" w:rsidR="3509058D" w:rsidRDefault="3509058D" w:rsidP="6556B100">
      <w:pPr>
        <w:spacing w:after="0"/>
        <w:jc w:val="center"/>
      </w:pPr>
      <w:r w:rsidRPr="6556B100">
        <w:rPr>
          <w:rFonts w:ascii="Times New Roman" w:eastAsia="Times New Roman" w:hAnsi="Times New Roman" w:cs="Times New Roman"/>
          <w:szCs w:val="22"/>
        </w:rPr>
        <w:t>Partner Center</w:t>
      </w:r>
    </w:p>
    <w:p w14:paraId="6F3C7545" w14:textId="5A0F41E4" w:rsidR="3509058D" w:rsidRDefault="3509058D" w:rsidP="6556B100">
      <w:pPr>
        <w:spacing w:after="0"/>
        <w:jc w:val="center"/>
      </w:pPr>
      <w:r w:rsidRPr="6556B100">
        <w:rPr>
          <w:rFonts w:ascii="Times New Roman" w:eastAsia="Times New Roman" w:hAnsi="Times New Roman" w:cs="Times New Roman"/>
          <w:szCs w:val="22"/>
        </w:rPr>
        <w:t>↓</w:t>
      </w:r>
    </w:p>
    <w:p w14:paraId="37E410B0" w14:textId="4C6F95B3" w:rsidR="3509058D" w:rsidRDefault="3509058D" w:rsidP="6556B100">
      <w:pPr>
        <w:spacing w:after="0"/>
        <w:jc w:val="center"/>
      </w:pPr>
      <w:r w:rsidRPr="6556B100">
        <w:rPr>
          <w:rFonts w:ascii="Times New Roman" w:eastAsia="Times New Roman" w:hAnsi="Times New Roman" w:cs="Times New Roman"/>
          <w:szCs w:val="22"/>
        </w:rPr>
        <w:t>Referrals.xlsx</w:t>
      </w:r>
    </w:p>
    <w:p w14:paraId="345FBEFD" w14:textId="4DD96AE3" w:rsidR="3509058D" w:rsidRDefault="3509058D" w:rsidP="6556B100">
      <w:pPr>
        <w:spacing w:after="0"/>
        <w:jc w:val="center"/>
      </w:pPr>
      <w:r w:rsidRPr="6556B100">
        <w:rPr>
          <w:rFonts w:ascii="Times New Roman" w:eastAsia="Times New Roman" w:hAnsi="Times New Roman" w:cs="Times New Roman"/>
          <w:szCs w:val="22"/>
        </w:rPr>
        <w:t>↓</w:t>
      </w:r>
    </w:p>
    <w:p w14:paraId="5E44BF3C" w14:textId="71DB16DC" w:rsidR="3509058D" w:rsidRDefault="3509058D" w:rsidP="6556B100">
      <w:pPr>
        <w:spacing w:after="0"/>
        <w:jc w:val="center"/>
      </w:pPr>
      <w:r w:rsidRPr="6556B100">
        <w:rPr>
          <w:rFonts w:ascii="Times New Roman" w:eastAsia="Times New Roman" w:hAnsi="Times New Roman" w:cs="Times New Roman"/>
          <w:szCs w:val="22"/>
        </w:rPr>
        <w:t>Lead Upload</w:t>
      </w:r>
    </w:p>
    <w:p w14:paraId="1F4F843B" w14:textId="1E1ABAFA" w:rsidR="3509058D" w:rsidRDefault="3509058D" w:rsidP="6556B100">
      <w:pPr>
        <w:spacing w:after="0"/>
        <w:jc w:val="center"/>
      </w:pPr>
      <w:r w:rsidRPr="6556B100">
        <w:rPr>
          <w:rFonts w:ascii="Times New Roman" w:eastAsia="Times New Roman" w:hAnsi="Times New Roman" w:cs="Times New Roman"/>
          <w:szCs w:val="22"/>
        </w:rPr>
        <w:t>↓</w:t>
      </w:r>
    </w:p>
    <w:p w14:paraId="0F052911" w14:textId="3B383538" w:rsidR="3509058D" w:rsidRDefault="3509058D" w:rsidP="6556B100">
      <w:pPr>
        <w:spacing w:after="0"/>
        <w:jc w:val="center"/>
      </w:pPr>
      <w:r w:rsidRPr="6556B100">
        <w:rPr>
          <w:rFonts w:ascii="Times New Roman" w:eastAsia="Times New Roman" w:hAnsi="Times New Roman" w:cs="Times New Roman"/>
          <w:szCs w:val="22"/>
        </w:rPr>
        <w:t>Leads</w:t>
      </w:r>
    </w:p>
    <w:p w14:paraId="0565756A" w14:textId="784B326F" w:rsidR="3509058D" w:rsidRDefault="3509058D" w:rsidP="6556B100">
      <w:pPr>
        <w:spacing w:after="0"/>
        <w:jc w:val="center"/>
      </w:pPr>
      <w:r w:rsidRPr="6556B100">
        <w:rPr>
          <w:rFonts w:ascii="Times New Roman" w:eastAsia="Times New Roman" w:hAnsi="Times New Roman" w:cs="Times New Roman"/>
          <w:szCs w:val="22"/>
        </w:rPr>
        <w:t>↓</w:t>
      </w:r>
    </w:p>
    <w:p w14:paraId="5B490F92" w14:textId="3CC82359" w:rsidR="3509058D" w:rsidRDefault="3509058D" w:rsidP="6556B100">
      <w:pPr>
        <w:spacing w:after="0"/>
        <w:jc w:val="center"/>
      </w:pPr>
      <w:r w:rsidRPr="6556B100">
        <w:rPr>
          <w:rFonts w:ascii="Times New Roman" w:eastAsia="Times New Roman" w:hAnsi="Times New Roman" w:cs="Times New Roman"/>
          <w:szCs w:val="22"/>
        </w:rPr>
        <w:t>Customer/Contact Processor</w:t>
      </w:r>
    </w:p>
    <w:p w14:paraId="77D2358A" w14:textId="298FFBC4" w:rsidR="3509058D" w:rsidRDefault="3509058D" w:rsidP="6556B100">
      <w:pPr>
        <w:spacing w:after="0"/>
        <w:jc w:val="center"/>
      </w:pPr>
      <w:r w:rsidRPr="6556B100">
        <w:rPr>
          <w:rFonts w:ascii="Times New Roman" w:eastAsia="Times New Roman" w:hAnsi="Times New Roman" w:cs="Times New Roman"/>
          <w:szCs w:val="22"/>
        </w:rPr>
        <w:t>↓</w:t>
      </w:r>
    </w:p>
    <w:p w14:paraId="256128C9" w14:textId="1EB6DE06" w:rsidR="3509058D" w:rsidRDefault="3509058D" w:rsidP="6556B100">
      <w:pPr>
        <w:spacing w:after="0"/>
        <w:jc w:val="center"/>
      </w:pPr>
      <w:r w:rsidRPr="6556B100">
        <w:rPr>
          <w:rFonts w:ascii="Times New Roman" w:eastAsia="Times New Roman" w:hAnsi="Times New Roman" w:cs="Times New Roman"/>
          <w:szCs w:val="22"/>
        </w:rPr>
        <w:t>Customers ←→ Contacts</w:t>
      </w:r>
    </w:p>
    <w:p w14:paraId="1792CD76" w14:textId="565C416F" w:rsidR="3509058D" w:rsidRDefault="3509058D" w:rsidP="6556B100">
      <w:pPr>
        <w:spacing w:after="0"/>
        <w:jc w:val="center"/>
      </w:pPr>
      <w:r w:rsidRPr="6556B100">
        <w:rPr>
          <w:rFonts w:ascii="Times New Roman" w:eastAsia="Times New Roman" w:hAnsi="Times New Roman" w:cs="Times New Roman"/>
          <w:szCs w:val="22"/>
        </w:rPr>
        <w:t>↓</w:t>
      </w:r>
    </w:p>
    <w:p w14:paraId="3BF44DBD" w14:textId="253A8AA8" w:rsidR="3509058D" w:rsidRDefault="3509058D" w:rsidP="6556B100">
      <w:pPr>
        <w:spacing w:after="0"/>
        <w:jc w:val="center"/>
      </w:pPr>
      <w:r w:rsidRPr="6556B100">
        <w:rPr>
          <w:rFonts w:ascii="Times New Roman" w:eastAsia="Times New Roman" w:hAnsi="Times New Roman" w:cs="Times New Roman"/>
          <w:szCs w:val="22"/>
        </w:rPr>
        <w:t>Initialize Entitlement</w:t>
      </w:r>
    </w:p>
    <w:p w14:paraId="63CEA3AF" w14:textId="522042D3" w:rsidR="3509058D" w:rsidRDefault="3509058D" w:rsidP="6556B100">
      <w:pPr>
        <w:spacing w:after="0"/>
        <w:jc w:val="center"/>
      </w:pPr>
      <w:r w:rsidRPr="6556B100">
        <w:rPr>
          <w:rFonts w:ascii="Times New Roman" w:eastAsia="Times New Roman" w:hAnsi="Times New Roman" w:cs="Times New Roman"/>
          <w:szCs w:val="22"/>
        </w:rPr>
        <w:t>↓</w:t>
      </w:r>
    </w:p>
    <w:p w14:paraId="5D565BB1" w14:textId="30817411" w:rsidR="3509058D" w:rsidRDefault="3509058D" w:rsidP="6556B100">
      <w:pPr>
        <w:spacing w:after="0"/>
        <w:jc w:val="center"/>
      </w:pPr>
      <w:r w:rsidRPr="6556B100">
        <w:rPr>
          <w:rFonts w:ascii="Times New Roman" w:eastAsia="Times New Roman" w:hAnsi="Times New Roman" w:cs="Times New Roman"/>
          <w:szCs w:val="22"/>
        </w:rPr>
        <w:t>Entitlements</w:t>
      </w:r>
    </w:p>
    <w:p w14:paraId="3AC696AE" w14:textId="68EB0F59" w:rsidR="3509058D" w:rsidRDefault="3509058D" w:rsidP="6556B100">
      <w:pPr>
        <w:spacing w:after="0"/>
        <w:jc w:val="center"/>
      </w:pPr>
      <w:r w:rsidRPr="6556B100">
        <w:rPr>
          <w:rFonts w:ascii="Times New Roman" w:eastAsia="Times New Roman" w:hAnsi="Times New Roman" w:cs="Times New Roman"/>
          <w:szCs w:val="22"/>
        </w:rPr>
        <w:t>↑</w:t>
      </w:r>
    </w:p>
    <w:p w14:paraId="37738832" w14:textId="42F94EAF" w:rsidR="3509058D" w:rsidRDefault="3509058D" w:rsidP="6556B100">
      <w:pPr>
        <w:spacing w:after="0"/>
        <w:jc w:val="center"/>
      </w:pPr>
      <w:r w:rsidRPr="6556B100">
        <w:rPr>
          <w:rFonts w:ascii="Times New Roman" w:eastAsia="Times New Roman" w:hAnsi="Times New Roman" w:cs="Times New Roman"/>
          <w:szCs w:val="22"/>
        </w:rPr>
        <w:t>SharePoint Registration Upload</w:t>
      </w:r>
    </w:p>
    <w:p w14:paraId="58D3D8CF" w14:textId="3AB3E8C6" w:rsidR="3509058D" w:rsidRDefault="3509058D" w:rsidP="6556B100">
      <w:pPr>
        <w:spacing w:after="0"/>
        <w:jc w:val="center"/>
      </w:pPr>
      <w:r w:rsidRPr="6556B100">
        <w:rPr>
          <w:rFonts w:ascii="Times New Roman" w:eastAsia="Times New Roman" w:hAnsi="Times New Roman" w:cs="Times New Roman"/>
          <w:szCs w:val="22"/>
        </w:rPr>
        <w:t>↑</w:t>
      </w:r>
    </w:p>
    <w:p w14:paraId="19141483" w14:textId="49AEE09C" w:rsidR="3509058D" w:rsidRDefault="3509058D" w:rsidP="6556B100">
      <w:pPr>
        <w:spacing w:after="0"/>
        <w:jc w:val="center"/>
        <w:rPr>
          <w:rFonts w:ascii="Times New Roman" w:eastAsia="Times New Roman" w:hAnsi="Times New Roman" w:cs="Times New Roman"/>
          <w:szCs w:val="22"/>
        </w:rPr>
      </w:pPr>
      <w:r w:rsidRPr="6556B100">
        <w:rPr>
          <w:rFonts w:ascii="Times New Roman" w:eastAsia="Times New Roman" w:hAnsi="Times New Roman" w:cs="Times New Roman"/>
          <w:szCs w:val="22"/>
        </w:rPr>
        <w:t>SharePoint List</w:t>
      </w:r>
    </w:p>
    <w:p w14:paraId="48D364E2" w14:textId="0E53184A" w:rsidR="6556B100" w:rsidRDefault="6556B100" w:rsidP="6556B100">
      <w:pPr>
        <w:spacing w:after="0"/>
        <w:jc w:val="center"/>
        <w:rPr>
          <w:rFonts w:ascii="Times New Roman" w:eastAsia="Times New Roman" w:hAnsi="Times New Roman" w:cs="Times New Roman"/>
          <w:szCs w:val="22"/>
        </w:rPr>
      </w:pPr>
    </w:p>
    <w:p w14:paraId="064A5836" w14:textId="30FA771F" w:rsidR="6556B100" w:rsidRDefault="6556B100" w:rsidP="6556B100">
      <w:pPr>
        <w:spacing w:after="0"/>
        <w:jc w:val="center"/>
        <w:rPr>
          <w:rFonts w:ascii="Times New Roman" w:eastAsia="Times New Roman" w:hAnsi="Times New Roman" w:cs="Times New Roman"/>
          <w:szCs w:val="22"/>
        </w:rPr>
      </w:pPr>
    </w:p>
    <w:p w14:paraId="50B2E91F" w14:textId="43213767" w:rsidR="3509058D" w:rsidRDefault="3509058D" w:rsidP="6556B100">
      <w:pPr>
        <w:spacing w:after="0"/>
        <w:jc w:val="center"/>
      </w:pPr>
      <w:r w:rsidRPr="6556B100">
        <w:rPr>
          <w:rFonts w:ascii="Times New Roman" w:eastAsia="Times New Roman" w:hAnsi="Times New Roman" w:cs="Times New Roman"/>
          <w:szCs w:val="22"/>
        </w:rPr>
        <w:t>Entitlements + Contacts</w:t>
      </w:r>
    </w:p>
    <w:p w14:paraId="4CDB937E" w14:textId="207D1861" w:rsidR="3509058D" w:rsidRDefault="3509058D" w:rsidP="6556B100">
      <w:pPr>
        <w:spacing w:after="0"/>
        <w:jc w:val="center"/>
      </w:pPr>
      <w:r w:rsidRPr="6556B100">
        <w:rPr>
          <w:rFonts w:ascii="Times New Roman" w:eastAsia="Times New Roman" w:hAnsi="Times New Roman" w:cs="Times New Roman"/>
          <w:szCs w:val="22"/>
        </w:rPr>
        <w:t>↓</w:t>
      </w:r>
    </w:p>
    <w:p w14:paraId="669CFE33" w14:textId="3059B994" w:rsidR="3509058D" w:rsidRDefault="3509058D" w:rsidP="6556B100">
      <w:pPr>
        <w:spacing w:after="0"/>
        <w:jc w:val="center"/>
      </w:pPr>
      <w:r w:rsidRPr="6556B100">
        <w:rPr>
          <w:rFonts w:ascii="Times New Roman" w:eastAsia="Times New Roman" w:hAnsi="Times New Roman" w:cs="Times New Roman"/>
          <w:szCs w:val="22"/>
        </w:rPr>
        <w:t>Email Flows</w:t>
      </w:r>
    </w:p>
    <w:p w14:paraId="7E15ED22" w14:textId="672CBDD7" w:rsidR="3509058D" w:rsidRDefault="3509058D" w:rsidP="6556B100">
      <w:pPr>
        <w:spacing w:after="0"/>
        <w:jc w:val="center"/>
      </w:pPr>
      <w:r w:rsidRPr="6556B100">
        <w:rPr>
          <w:rFonts w:ascii="Times New Roman" w:eastAsia="Times New Roman" w:hAnsi="Times New Roman" w:cs="Times New Roman"/>
          <w:szCs w:val="22"/>
        </w:rPr>
        <w:t>↓</w:t>
      </w:r>
    </w:p>
    <w:p w14:paraId="7D27E354" w14:textId="4B059250" w:rsidR="3509058D" w:rsidRDefault="3509058D" w:rsidP="6556B100">
      <w:pPr>
        <w:spacing w:after="0"/>
        <w:jc w:val="center"/>
        <w:rPr>
          <w:rFonts w:ascii="Times New Roman" w:eastAsia="Times New Roman" w:hAnsi="Times New Roman" w:cs="Times New Roman"/>
          <w:szCs w:val="22"/>
        </w:rPr>
      </w:pPr>
      <w:r w:rsidRPr="6556B100">
        <w:rPr>
          <w:rFonts w:ascii="Times New Roman" w:eastAsia="Times New Roman" w:hAnsi="Times New Roman" w:cs="Times New Roman"/>
          <w:szCs w:val="22"/>
        </w:rPr>
        <w:t>Outlook</w:t>
      </w:r>
    </w:p>
    <w:p w14:paraId="0A052F8C" w14:textId="22DEC901" w:rsidR="6556B100" w:rsidRDefault="6556B100" w:rsidP="6556B100">
      <w:pPr>
        <w:spacing w:after="0"/>
        <w:jc w:val="center"/>
        <w:rPr>
          <w:rFonts w:ascii="Times New Roman" w:eastAsia="Times New Roman" w:hAnsi="Times New Roman" w:cs="Times New Roman"/>
          <w:szCs w:val="22"/>
        </w:rPr>
      </w:pPr>
    </w:p>
    <w:p w14:paraId="10BD675E" w14:textId="37DC39D6" w:rsidR="6556B100" w:rsidRDefault="6556B100" w:rsidP="6556B100">
      <w:pPr>
        <w:spacing w:after="0"/>
        <w:jc w:val="center"/>
        <w:rPr>
          <w:rFonts w:ascii="Times New Roman" w:eastAsia="Times New Roman" w:hAnsi="Times New Roman" w:cs="Times New Roman"/>
          <w:szCs w:val="22"/>
        </w:rPr>
      </w:pPr>
    </w:p>
    <w:p w14:paraId="544E1ADE" w14:textId="00D3CC90" w:rsidR="3509058D" w:rsidRDefault="3509058D" w:rsidP="6556B100">
      <w:pPr>
        <w:spacing w:after="0"/>
        <w:jc w:val="center"/>
      </w:pPr>
      <w:r w:rsidRPr="6556B100">
        <w:rPr>
          <w:rFonts w:ascii="Times New Roman" w:eastAsia="Times New Roman" w:hAnsi="Times New Roman" w:cs="Times New Roman"/>
          <w:szCs w:val="22"/>
        </w:rPr>
        <w:t>Dataverse</w:t>
      </w:r>
    </w:p>
    <w:p w14:paraId="6B0FAFE4" w14:textId="2061EEB3" w:rsidR="3509058D" w:rsidRDefault="3509058D" w:rsidP="6556B100">
      <w:pPr>
        <w:spacing w:after="0"/>
        <w:jc w:val="center"/>
      </w:pPr>
      <w:r w:rsidRPr="6556B100">
        <w:rPr>
          <w:rFonts w:ascii="Times New Roman" w:eastAsia="Times New Roman" w:hAnsi="Times New Roman" w:cs="Times New Roman"/>
          <w:szCs w:val="22"/>
        </w:rPr>
        <w:t>↓</w:t>
      </w:r>
    </w:p>
    <w:p w14:paraId="1B41E27B" w14:textId="1E49EB35" w:rsidR="6556B100" w:rsidRPr="00C20524" w:rsidRDefault="3509058D" w:rsidP="00C20524">
      <w:pPr>
        <w:spacing w:after="0"/>
        <w:jc w:val="center"/>
      </w:pPr>
      <w:r w:rsidRPr="6556B100">
        <w:rPr>
          <w:rFonts w:ascii="Times New Roman" w:eastAsia="Times New Roman" w:hAnsi="Times New Roman" w:cs="Times New Roman"/>
          <w:szCs w:val="22"/>
        </w:rPr>
        <w:t>Power BI</w:t>
      </w:r>
    </w:p>
    <w:p w14:paraId="4B7A5DA8" w14:textId="57A3FDC7" w:rsidR="6556B100" w:rsidRDefault="6556B100" w:rsidP="6556B100">
      <w:pPr>
        <w:rPr>
          <w:rFonts w:ascii="Times New Roman" w:eastAsia="Times New Roman" w:hAnsi="Times New Roman" w:cs="Times New Roman"/>
        </w:rPr>
      </w:pPr>
    </w:p>
    <w:p w14:paraId="32E7985C" w14:textId="77777777" w:rsidR="00FD4363" w:rsidRDefault="00FD4363" w:rsidP="008B47A9">
      <w:pPr>
        <w:pStyle w:val="Heading1"/>
      </w:pPr>
      <w:bookmarkStart w:id="14" w:name="_Desktop_Flow"/>
      <w:bookmarkStart w:id="15" w:name="_Toc238034709"/>
      <w:r>
        <w:t>Flows</w:t>
      </w:r>
      <w:bookmarkEnd w:id="15"/>
    </w:p>
    <w:p w14:paraId="5B9FD5D6" w14:textId="37F16DA7" w:rsidR="3242153E" w:rsidRPr="00FD4363" w:rsidRDefault="3242153E" w:rsidP="00FD0F98">
      <w:pPr>
        <w:pStyle w:val="Heading2"/>
        <w:rPr>
          <w:rStyle w:val="Hyperlink"/>
          <w:color w:val="0F4761" w:themeColor="accent1" w:themeShade="BF"/>
          <w:u w:val="none"/>
        </w:rPr>
      </w:pPr>
      <w:bookmarkStart w:id="16" w:name="_Scheduled_Cloud_Flow"/>
      <w:bookmarkStart w:id="17" w:name="_Toc238034710"/>
      <w:bookmarkEnd w:id="14"/>
      <w:r>
        <w:t>Scheduled</w:t>
      </w:r>
      <w:r w:rsidRPr="10B6B1DD">
        <w:rPr>
          <w:rStyle w:val="Heading3Char"/>
          <w:sz w:val="26"/>
          <w:szCs w:val="26"/>
        </w:rPr>
        <w:t xml:space="preserve"> Cloud Flow</w:t>
      </w:r>
      <w:r w:rsidR="68D4293B" w:rsidRPr="10B6B1DD">
        <w:rPr>
          <w:rStyle w:val="Heading3Char"/>
          <w:sz w:val="26"/>
          <w:szCs w:val="26"/>
        </w:rPr>
        <w:t xml:space="preserve"> – </w:t>
      </w:r>
      <w:hyperlink r:id="rId23">
        <w:r w:rsidR="68D4293B" w:rsidRPr="10B6B1DD">
          <w:rPr>
            <w:rStyle w:val="Hyperlink"/>
            <w:color w:val="0F4761" w:themeColor="accent1" w:themeShade="BF"/>
            <w:u w:val="none"/>
          </w:rPr>
          <w:t xml:space="preserve">Lead </w:t>
        </w:r>
        <w:bookmarkEnd w:id="16"/>
        <w:r w:rsidR="68D4293B" w:rsidRPr="10B6B1DD">
          <w:rPr>
            <w:rStyle w:val="Hyperlink"/>
            <w:color w:val="0F4761" w:themeColor="accent1" w:themeShade="BF"/>
            <w:u w:val="none"/>
          </w:rPr>
          <w:t>Upload</w:t>
        </w:r>
        <w:bookmarkEnd w:id="17"/>
      </w:hyperlink>
    </w:p>
    <w:p w14:paraId="1ED34203" w14:textId="03EF7F58" w:rsidR="2409262C" w:rsidRDefault="61D60AE8" w:rsidP="333A3DF6">
      <w:pPr>
        <w:rPr>
          <w:rFonts w:ascii="Times New Roman" w:eastAsia="Times New Roman" w:hAnsi="Times New Roman" w:cs="Times New Roman"/>
        </w:rPr>
      </w:pPr>
      <w:r w:rsidRPr="08F3502A">
        <w:rPr>
          <w:rFonts w:ascii="Times New Roman" w:eastAsia="Times New Roman" w:hAnsi="Times New Roman" w:cs="Times New Roman"/>
        </w:rPr>
        <w:t xml:space="preserve">The Lead Upload flow is a scheduled cloud flow that ingests referral data from an Excel table and </w:t>
      </w:r>
      <w:r w:rsidR="62A65C4F" w:rsidRPr="333A3DF6">
        <w:rPr>
          <w:rFonts w:ascii="Times New Roman" w:eastAsia="Times New Roman" w:hAnsi="Times New Roman" w:cs="Times New Roman"/>
        </w:rPr>
        <w:t>uploads</w:t>
      </w:r>
      <w:r w:rsidRPr="08F3502A">
        <w:rPr>
          <w:rFonts w:ascii="Times New Roman" w:eastAsia="Times New Roman" w:hAnsi="Times New Roman" w:cs="Times New Roman"/>
        </w:rPr>
        <w:t xml:space="preserve"> it into the Dataverse table vr_leads.</w:t>
      </w:r>
      <w:r w:rsidR="472282B3" w:rsidRPr="333A3DF6">
        <w:rPr>
          <w:rFonts w:ascii="Times New Roman" w:eastAsia="Times New Roman" w:hAnsi="Times New Roman" w:cs="Times New Roman"/>
        </w:rPr>
        <w:t xml:space="preserve"> </w:t>
      </w:r>
      <w:r w:rsidR="097304F2" w:rsidRPr="333A3DF6">
        <w:rPr>
          <w:rFonts w:ascii="Times New Roman" w:eastAsia="Times New Roman" w:hAnsi="Times New Roman" w:cs="Times New Roman"/>
        </w:rPr>
        <w:t>It retains all fields from Marketplace including not used by Power Automate/Power BI.</w:t>
      </w:r>
    </w:p>
    <w:p w14:paraId="5F70EA14" w14:textId="4DD99BA9" w:rsidR="2409262C" w:rsidRDefault="607315C6" w:rsidP="08F3502A">
      <w:r w:rsidRPr="08F3502A">
        <w:rPr>
          <w:rFonts w:ascii="Times New Roman" w:eastAsia="Times New Roman" w:hAnsi="Times New Roman" w:cs="Times New Roman"/>
        </w:rPr>
        <w:t xml:space="preserve">Every day at </w:t>
      </w:r>
      <w:r w:rsidR="00FD7D2E">
        <w:rPr>
          <w:rFonts w:ascii="Times New Roman" w:eastAsia="Times New Roman" w:hAnsi="Times New Roman" w:cs="Times New Roman"/>
        </w:rPr>
        <w:t>4</w:t>
      </w:r>
      <w:r w:rsidR="00FD7D2E" w:rsidRPr="08F3502A">
        <w:rPr>
          <w:rFonts w:ascii="Times New Roman" w:eastAsia="Times New Roman" w:hAnsi="Times New Roman" w:cs="Times New Roman"/>
        </w:rPr>
        <w:t xml:space="preserve">am </w:t>
      </w:r>
      <w:r w:rsidR="00B177F6">
        <w:rPr>
          <w:rFonts w:ascii="Times New Roman" w:eastAsia="Times New Roman" w:hAnsi="Times New Roman" w:cs="Times New Roman"/>
        </w:rPr>
        <w:t xml:space="preserve">and 4pm ET </w:t>
      </w:r>
      <w:r w:rsidRPr="08F3502A">
        <w:rPr>
          <w:rFonts w:ascii="Times New Roman" w:eastAsia="Times New Roman" w:hAnsi="Times New Roman" w:cs="Times New Roman"/>
        </w:rPr>
        <w:t>(can be changed):</w:t>
      </w:r>
    </w:p>
    <w:p w14:paraId="471D29BE" w14:textId="722115C1" w:rsidR="00EF5B3B" w:rsidRPr="00EF5B3B" w:rsidRDefault="607315C6" w:rsidP="002F6286">
      <w:pPr>
        <w:pStyle w:val="ListParagraph"/>
        <w:numPr>
          <w:ilvl w:val="0"/>
          <w:numId w:val="16"/>
        </w:numPr>
      </w:pPr>
      <w:r w:rsidRPr="00EF5B3B">
        <w:rPr>
          <w:rFonts w:ascii="Times New Roman" w:eastAsia="Times New Roman" w:hAnsi="Times New Roman" w:cs="Times New Roman"/>
        </w:rPr>
        <w:t xml:space="preserve">For each row in the </w:t>
      </w:r>
      <w:r w:rsidR="1C9E8803" w:rsidRPr="00EF5B3B">
        <w:rPr>
          <w:rFonts w:ascii="Times New Roman" w:eastAsia="Times New Roman" w:hAnsi="Times New Roman" w:cs="Times New Roman"/>
        </w:rPr>
        <w:t xml:space="preserve">Referrals table of the </w:t>
      </w:r>
      <w:r w:rsidRPr="00EF5B3B">
        <w:rPr>
          <w:rFonts w:ascii="Times New Roman" w:eastAsia="Times New Roman" w:hAnsi="Times New Roman" w:cs="Times New Roman"/>
        </w:rPr>
        <w:t>Referrals.xlsx file in SharePoint, checks if the r</w:t>
      </w:r>
      <w:r w:rsidR="690BC6FE" w:rsidRPr="00EF5B3B">
        <w:rPr>
          <w:rFonts w:ascii="Times New Roman" w:eastAsia="Times New Roman" w:hAnsi="Times New Roman" w:cs="Times New Roman"/>
        </w:rPr>
        <w:t>ecord exists</w:t>
      </w:r>
    </w:p>
    <w:p w14:paraId="5FD861EB" w14:textId="55D966DD" w:rsidR="00EF5B3B" w:rsidRPr="00EF5B3B" w:rsidRDefault="690BC6FE" w:rsidP="002F6286">
      <w:pPr>
        <w:pStyle w:val="ListParagraph"/>
        <w:numPr>
          <w:ilvl w:val="0"/>
          <w:numId w:val="16"/>
        </w:numPr>
      </w:pPr>
      <w:r w:rsidRPr="00EF5B3B">
        <w:rPr>
          <w:rFonts w:ascii="Times New Roman" w:eastAsia="Times New Roman" w:hAnsi="Times New Roman" w:cs="Times New Roman"/>
        </w:rPr>
        <w:t>If not, it adds a new row</w:t>
      </w:r>
      <w:r w:rsidR="5B2565B2" w:rsidRPr="00EF5B3B">
        <w:rPr>
          <w:rFonts w:ascii="Times New Roman" w:eastAsia="Times New Roman" w:hAnsi="Times New Roman" w:cs="Times New Roman"/>
        </w:rPr>
        <w:t xml:space="preserve"> in the Leads table in Dataverse</w:t>
      </w:r>
      <w:r w:rsidRPr="00EF5B3B">
        <w:rPr>
          <w:rFonts w:ascii="Times New Roman" w:eastAsia="Times New Roman" w:hAnsi="Times New Roman" w:cs="Times New Roman"/>
        </w:rPr>
        <w:t>.</w:t>
      </w:r>
    </w:p>
    <w:p w14:paraId="1732C180" w14:textId="0DD73ED7" w:rsidR="42F2BCFB" w:rsidRDefault="42F2BCFB" w:rsidP="08F3502A">
      <w:r w:rsidRPr="08F3502A">
        <w:rPr>
          <w:rFonts w:ascii="Times New Roman" w:eastAsia="Times New Roman" w:hAnsi="Times New Roman" w:cs="Times New Roman"/>
        </w:rPr>
        <w:t>The Excel file must:</w:t>
      </w:r>
    </w:p>
    <w:p w14:paraId="1F315565" w14:textId="6728E93F" w:rsidR="42F2BCFB" w:rsidRDefault="42F2BCFB" w:rsidP="002F6286">
      <w:pPr>
        <w:pStyle w:val="ListParagraph"/>
        <w:numPr>
          <w:ilvl w:val="0"/>
          <w:numId w:val="16"/>
        </w:numPr>
        <w:rPr>
          <w:rFonts w:ascii="Times New Roman" w:eastAsia="Times New Roman" w:hAnsi="Times New Roman" w:cs="Times New Roman"/>
        </w:rPr>
      </w:pPr>
      <w:r w:rsidRPr="08F3502A">
        <w:rPr>
          <w:rFonts w:ascii="Times New Roman" w:eastAsia="Times New Roman" w:hAnsi="Times New Roman" w:cs="Times New Roman"/>
        </w:rPr>
        <w:t xml:space="preserve">Always contain a table named </w:t>
      </w:r>
      <w:r w:rsidR="00D9545E" w:rsidRPr="08F3502A">
        <w:rPr>
          <w:rFonts w:ascii="Times New Roman" w:eastAsia="Times New Roman" w:hAnsi="Times New Roman" w:cs="Times New Roman"/>
        </w:rPr>
        <w:t>Referrals</w:t>
      </w:r>
    </w:p>
    <w:p w14:paraId="5929CA0B" w14:textId="0BAAB158" w:rsidR="42F2BCFB" w:rsidRDefault="42F2BCFB" w:rsidP="002F6286">
      <w:pPr>
        <w:pStyle w:val="ListParagraph"/>
        <w:numPr>
          <w:ilvl w:val="0"/>
          <w:numId w:val="16"/>
        </w:numPr>
        <w:rPr>
          <w:rFonts w:ascii="Times New Roman" w:eastAsia="Times New Roman" w:hAnsi="Times New Roman" w:cs="Times New Roman"/>
        </w:rPr>
      </w:pPr>
      <w:r w:rsidRPr="08F3502A">
        <w:rPr>
          <w:rFonts w:ascii="Times New Roman" w:eastAsia="Times New Roman" w:hAnsi="Times New Roman" w:cs="Times New Roman"/>
        </w:rPr>
        <w:t xml:space="preserve">Maintain a consistent column </w:t>
      </w:r>
      <w:r w:rsidR="00D9545E" w:rsidRPr="08F3502A">
        <w:rPr>
          <w:rFonts w:ascii="Times New Roman" w:eastAsia="Times New Roman" w:hAnsi="Times New Roman" w:cs="Times New Roman"/>
        </w:rPr>
        <w:t>structure</w:t>
      </w:r>
    </w:p>
    <w:p w14:paraId="5CD226B8" w14:textId="7BE92F6C" w:rsidR="74A74CD7" w:rsidRDefault="2D2DBCAF" w:rsidP="08F3502A">
      <w:pPr>
        <w:rPr>
          <w:rFonts w:ascii="Times New Roman" w:eastAsia="Times New Roman" w:hAnsi="Times New Roman" w:cs="Times New Roman"/>
        </w:rPr>
      </w:pPr>
      <w:r w:rsidRPr="333A3DF6">
        <w:rPr>
          <w:rFonts w:ascii="Times New Roman" w:eastAsia="Times New Roman" w:hAnsi="Times New Roman" w:cs="Times New Roman"/>
        </w:rPr>
        <w:t xml:space="preserve">When </w:t>
      </w:r>
      <w:r w:rsidR="7CB55563" w:rsidRPr="333A3DF6">
        <w:rPr>
          <w:rFonts w:ascii="Times New Roman" w:eastAsia="Times New Roman" w:hAnsi="Times New Roman" w:cs="Times New Roman"/>
        </w:rPr>
        <w:t>adding</w:t>
      </w:r>
      <w:r w:rsidR="74A74CD7" w:rsidRPr="08F3502A">
        <w:rPr>
          <w:rFonts w:ascii="Times New Roman" w:eastAsia="Times New Roman" w:hAnsi="Times New Roman" w:cs="Times New Roman"/>
        </w:rPr>
        <w:t xml:space="preserve"> rows, fields are mapped to either the Excel columns or </w:t>
      </w:r>
      <w:r w:rsidR="56FAC565" w:rsidRPr="08F3502A">
        <w:rPr>
          <w:rFonts w:ascii="Times New Roman" w:eastAsia="Times New Roman" w:hAnsi="Times New Roman" w:cs="Times New Roman"/>
        </w:rPr>
        <w:t xml:space="preserve">the output of </w:t>
      </w:r>
      <w:r w:rsidR="74A74CD7" w:rsidRPr="08F3502A">
        <w:rPr>
          <w:rFonts w:ascii="Times New Roman" w:eastAsia="Times New Roman" w:hAnsi="Times New Roman" w:cs="Times New Roman"/>
        </w:rPr>
        <w:t>one of the following</w:t>
      </w:r>
      <w:r w:rsidR="08D129DA" w:rsidRPr="08F3502A">
        <w:rPr>
          <w:rFonts w:ascii="Times New Roman" w:eastAsia="Times New Roman" w:hAnsi="Times New Roman" w:cs="Times New Roman"/>
        </w:rPr>
        <w:t xml:space="preserve"> to create</w:t>
      </w:r>
      <w:r w:rsidR="74A74CD7" w:rsidRPr="08F3502A">
        <w:rPr>
          <w:rFonts w:ascii="Times New Roman" w:eastAsia="Times New Roman" w:hAnsi="Times New Roman" w:cs="Times New Roman"/>
        </w:rPr>
        <w:t xml:space="preserve"> new/cleaned columns:</w:t>
      </w:r>
    </w:p>
    <w:p w14:paraId="749F2ECC" w14:textId="0A34B728" w:rsidR="74A74CD7" w:rsidRDefault="74A74CD7" w:rsidP="002F6286">
      <w:pPr>
        <w:pStyle w:val="ListParagraph"/>
        <w:numPr>
          <w:ilvl w:val="0"/>
          <w:numId w:val="8"/>
        </w:numPr>
        <w:rPr>
          <w:rFonts w:ascii="Times New Roman" w:eastAsia="Times New Roman" w:hAnsi="Times New Roman" w:cs="Times New Roman"/>
        </w:rPr>
      </w:pPr>
      <w:r w:rsidRPr="08F3502A">
        <w:rPr>
          <w:rFonts w:ascii="Times New Roman" w:eastAsia="Times New Roman" w:hAnsi="Times New Roman" w:cs="Times New Roman"/>
        </w:rPr>
        <w:t>Normalized Referral ID to prevent mismatches due to casing differences &amp; leading/trailing spaces</w:t>
      </w:r>
    </w:p>
    <w:p w14:paraId="6307A811" w14:textId="3AB5413E" w:rsidR="74A74CD7" w:rsidRDefault="7CB55563" w:rsidP="002F6286">
      <w:pPr>
        <w:pStyle w:val="ListParagraph"/>
        <w:numPr>
          <w:ilvl w:val="0"/>
          <w:numId w:val="8"/>
        </w:numPr>
        <w:rPr>
          <w:rFonts w:ascii="Times New Roman" w:eastAsia="Times New Roman" w:hAnsi="Times New Roman" w:cs="Times New Roman"/>
        </w:rPr>
      </w:pPr>
      <w:r w:rsidRPr="333A3DF6">
        <w:rPr>
          <w:rFonts w:ascii="Times New Roman" w:eastAsia="Times New Roman" w:hAnsi="Times New Roman" w:cs="Times New Roman"/>
        </w:rPr>
        <w:t xml:space="preserve">Email domain </w:t>
      </w:r>
      <w:r w:rsidR="25B97B20" w:rsidRPr="333A3DF6">
        <w:rPr>
          <w:rFonts w:ascii="Times New Roman" w:eastAsia="Times New Roman" w:hAnsi="Times New Roman" w:cs="Times New Roman"/>
        </w:rPr>
        <w:t>parsed</w:t>
      </w:r>
      <w:r w:rsidR="66A65C1D" w:rsidRPr="333A3DF6">
        <w:rPr>
          <w:rFonts w:ascii="Times New Roman" w:eastAsia="Times New Roman" w:hAnsi="Times New Roman" w:cs="Times New Roman"/>
        </w:rPr>
        <w:t xml:space="preserve"> by splitting on @ and removing anything after the first period </w:t>
      </w:r>
    </w:p>
    <w:p w14:paraId="7BE18034" w14:textId="4B3D2800" w:rsidR="74A74CD7" w:rsidRDefault="74A74CD7" w:rsidP="002F6286">
      <w:pPr>
        <w:pStyle w:val="ListParagraph"/>
        <w:numPr>
          <w:ilvl w:val="0"/>
          <w:numId w:val="8"/>
        </w:numPr>
      </w:pPr>
      <w:r w:rsidRPr="08F3502A">
        <w:rPr>
          <w:rFonts w:ascii="Times New Roman" w:eastAsia="Times New Roman" w:hAnsi="Times New Roman" w:cs="Times New Roman"/>
        </w:rPr>
        <w:t xml:space="preserve">Removes special characters and spaces from </w:t>
      </w:r>
      <w:r w:rsidR="00816916" w:rsidRPr="08F3502A">
        <w:rPr>
          <w:rFonts w:ascii="Times New Roman" w:eastAsia="Times New Roman" w:hAnsi="Times New Roman" w:cs="Times New Roman"/>
        </w:rPr>
        <w:t>phone</w:t>
      </w:r>
    </w:p>
    <w:p w14:paraId="50166513" w14:textId="2838CEBA" w:rsidR="74A74CD7" w:rsidRDefault="74A74CD7" w:rsidP="002F6286">
      <w:pPr>
        <w:pStyle w:val="ListParagraph"/>
        <w:numPr>
          <w:ilvl w:val="0"/>
          <w:numId w:val="8"/>
        </w:numPr>
        <w:rPr>
          <w:rFonts w:ascii="Times New Roman" w:eastAsia="Times New Roman" w:hAnsi="Times New Roman" w:cs="Times New Roman"/>
        </w:rPr>
      </w:pPr>
      <w:r w:rsidRPr="08F3502A">
        <w:rPr>
          <w:rFonts w:ascii="Times New Roman" w:eastAsia="Times New Roman" w:hAnsi="Times New Roman" w:cs="Times New Roman"/>
        </w:rPr>
        <w:t>Sets empty</w:t>
      </w:r>
      <w:r w:rsidR="7CB55563" w:rsidRPr="333A3DF6">
        <w:rPr>
          <w:rFonts w:ascii="Times New Roman" w:eastAsia="Times New Roman" w:hAnsi="Times New Roman" w:cs="Times New Roman"/>
        </w:rPr>
        <w:t xml:space="preserve"> </w:t>
      </w:r>
      <w:r w:rsidR="31F32855" w:rsidRPr="333A3DF6">
        <w:rPr>
          <w:rFonts w:ascii="Times New Roman" w:eastAsia="Times New Roman" w:hAnsi="Times New Roman" w:cs="Times New Roman"/>
        </w:rPr>
        <w:t>numeric field</w:t>
      </w:r>
      <w:r w:rsidR="7CB55563" w:rsidRPr="333A3DF6">
        <w:rPr>
          <w:rFonts w:ascii="Times New Roman" w:eastAsia="Times New Roman" w:hAnsi="Times New Roman" w:cs="Times New Roman"/>
        </w:rPr>
        <w:t>s</w:t>
      </w:r>
      <w:r w:rsidRPr="08F3502A">
        <w:rPr>
          <w:rFonts w:ascii="Times New Roman" w:eastAsia="Times New Roman" w:hAnsi="Times New Roman" w:cs="Times New Roman"/>
        </w:rPr>
        <w:t xml:space="preserve"> to 0</w:t>
      </w:r>
      <w:r w:rsidR="5B7D4AC3" w:rsidRPr="08F3502A">
        <w:rPr>
          <w:rFonts w:ascii="Times New Roman" w:eastAsia="Times New Roman" w:hAnsi="Times New Roman" w:cs="Times New Roman"/>
        </w:rPr>
        <w:t xml:space="preserve"> and changes type to </w:t>
      </w:r>
      <w:r w:rsidR="00816916" w:rsidRPr="08F3502A">
        <w:rPr>
          <w:rFonts w:ascii="Times New Roman" w:eastAsia="Times New Roman" w:hAnsi="Times New Roman" w:cs="Times New Roman"/>
        </w:rPr>
        <w:t>float</w:t>
      </w:r>
    </w:p>
    <w:p w14:paraId="051F4573" w14:textId="5081D854" w:rsidR="5B7D4AC3" w:rsidRDefault="5B7D4AC3" w:rsidP="002F6286">
      <w:pPr>
        <w:pStyle w:val="ListParagraph"/>
        <w:numPr>
          <w:ilvl w:val="0"/>
          <w:numId w:val="8"/>
        </w:numPr>
        <w:rPr>
          <w:rFonts w:ascii="Times New Roman" w:eastAsia="Times New Roman" w:hAnsi="Times New Roman" w:cs="Times New Roman"/>
        </w:rPr>
      </w:pPr>
      <w:r w:rsidRPr="08F3502A">
        <w:rPr>
          <w:rFonts w:ascii="Times New Roman" w:eastAsia="Times New Roman" w:hAnsi="Times New Roman" w:cs="Times New Roman"/>
        </w:rPr>
        <w:t xml:space="preserve">Sets empty Date Created </w:t>
      </w:r>
      <w:r w:rsidR="6CA1BB76" w:rsidRPr="333A3DF6">
        <w:rPr>
          <w:rFonts w:ascii="Times New Roman" w:eastAsia="Times New Roman" w:hAnsi="Times New Roman" w:cs="Times New Roman"/>
        </w:rPr>
        <w:t xml:space="preserve">fields </w:t>
      </w:r>
      <w:r w:rsidRPr="08F3502A">
        <w:rPr>
          <w:rFonts w:ascii="Times New Roman" w:eastAsia="Times New Roman" w:hAnsi="Times New Roman" w:cs="Times New Roman"/>
        </w:rPr>
        <w:t xml:space="preserve">to null and formats as </w:t>
      </w:r>
      <w:r w:rsidR="00816916" w:rsidRPr="08F3502A">
        <w:rPr>
          <w:rFonts w:ascii="Times New Roman" w:eastAsia="Times New Roman" w:hAnsi="Times New Roman" w:cs="Times New Roman"/>
        </w:rPr>
        <w:t>date</w:t>
      </w:r>
    </w:p>
    <w:p w14:paraId="18C25181" w14:textId="7AD0DA0B" w:rsidR="40A00A15" w:rsidRDefault="40A00A15" w:rsidP="08F3502A">
      <w:r w:rsidRPr="08F3502A">
        <w:rPr>
          <w:rFonts w:ascii="Times New Roman" w:eastAsia="Times New Roman" w:hAnsi="Times New Roman" w:cs="Times New Roman"/>
        </w:rPr>
        <w:t>Dataverse Table: vr_leads</w:t>
      </w:r>
    </w:p>
    <w:p w14:paraId="2B860B01" w14:textId="3C595706" w:rsidR="40A00A15" w:rsidRDefault="40A00A15" w:rsidP="08F3502A">
      <w:r w:rsidRPr="08F3502A">
        <w:rPr>
          <w:rFonts w:ascii="Times New Roman" w:eastAsia="Times New Roman" w:hAnsi="Times New Roman" w:cs="Times New Roman"/>
        </w:rPr>
        <w:t>Key Column: ReferralId (text)</w:t>
      </w:r>
    </w:p>
    <w:p w14:paraId="14DF0985" w14:textId="07B7918D" w:rsidR="40A00A15" w:rsidRDefault="40A00A15" w:rsidP="08F3502A">
      <w:r w:rsidRPr="08F3502A">
        <w:rPr>
          <w:rFonts w:ascii="Times New Roman" w:eastAsia="Times New Roman" w:hAnsi="Times New Roman" w:cs="Times New Roman"/>
        </w:rPr>
        <w:t>Primary Key (GUID): vr_leadsid (system-generated)</w:t>
      </w:r>
    </w:p>
    <w:p w14:paraId="0E1C1229" w14:textId="60E41591" w:rsidR="6556B100" w:rsidRDefault="6556B100" w:rsidP="6556B100">
      <w:pPr>
        <w:rPr>
          <w:rFonts w:ascii="Times New Roman" w:eastAsia="Times New Roman" w:hAnsi="Times New Roman" w:cs="Times New Roman"/>
        </w:rPr>
      </w:pPr>
    </w:p>
    <w:p w14:paraId="3B7BFC3D" w14:textId="5D7AD7E1" w:rsidR="18A782FD" w:rsidRDefault="18A782FD" w:rsidP="6556B100">
      <w:pPr>
        <w:spacing w:after="0"/>
      </w:pPr>
      <w:r w:rsidRPr="6556B100">
        <w:rPr>
          <w:rFonts w:ascii="Times New Roman" w:eastAsia="Times New Roman" w:hAnsi="Times New Roman" w:cs="Times New Roman"/>
        </w:rPr>
        <w:t xml:space="preserve">Expected Result: </w:t>
      </w:r>
      <w:r w:rsidRPr="6556B100">
        <w:rPr>
          <w:rFonts w:ascii="Times New Roman" w:eastAsia="Times New Roman" w:hAnsi="Times New Roman" w:cs="Times New Roman"/>
          <w:szCs w:val="22"/>
        </w:rPr>
        <w:t>New rows appear in Leads</w:t>
      </w:r>
    </w:p>
    <w:p w14:paraId="1394417F" w14:textId="22D6E89E" w:rsidR="50597784" w:rsidRDefault="50597784" w:rsidP="6556B100">
      <w:r w:rsidRPr="6556B100">
        <w:rPr>
          <w:rFonts w:ascii="Times New Roman" w:eastAsia="Times New Roman" w:hAnsi="Times New Roman" w:cs="Times New Roman"/>
        </w:rPr>
        <w:t>Check Upon Failur</w:t>
      </w:r>
      <w:r w:rsidR="52607829" w:rsidRPr="6556B100">
        <w:rPr>
          <w:rFonts w:ascii="Times New Roman" w:eastAsia="Times New Roman" w:hAnsi="Times New Roman" w:cs="Times New Roman"/>
        </w:rPr>
        <w:t>e:</w:t>
      </w:r>
      <w:r w:rsidR="18A782FD" w:rsidRPr="6556B100">
        <w:rPr>
          <w:rFonts w:ascii="Times New Roman" w:eastAsia="Times New Roman" w:hAnsi="Times New Roman" w:cs="Times New Roman"/>
          <w:szCs w:val="22"/>
        </w:rPr>
        <w:t xml:space="preserve"> Still connected to the Referrals table in Referrals.xlsx </w:t>
      </w:r>
    </w:p>
    <w:p w14:paraId="3FD89FBB" w14:textId="40A217D0" w:rsidR="6556B100" w:rsidRDefault="6556B100" w:rsidP="6556B100">
      <w:pPr>
        <w:rPr>
          <w:rFonts w:ascii="Times New Roman" w:eastAsia="Times New Roman" w:hAnsi="Times New Roman" w:cs="Times New Roman"/>
        </w:rPr>
      </w:pPr>
    </w:p>
    <w:p w14:paraId="3B51C1A6" w14:textId="1897EEB9" w:rsidR="08F3502A" w:rsidRDefault="08F3502A" w:rsidP="08F3502A">
      <w:pPr>
        <w:rPr>
          <w:rFonts w:ascii="Times New Roman" w:eastAsia="Times New Roman" w:hAnsi="Times New Roman" w:cs="Times New Roman"/>
        </w:rPr>
      </w:pPr>
    </w:p>
    <w:p w14:paraId="20984FF5" w14:textId="77777777" w:rsidR="00073A2A" w:rsidRDefault="00073A2A">
      <w:pPr>
        <w:rPr>
          <w:rFonts w:asciiTheme="majorHAnsi" w:eastAsiaTheme="majorEastAsia" w:hAnsiTheme="majorHAnsi" w:cstheme="majorBidi"/>
          <w:color w:val="0F4761" w:themeColor="accent1" w:themeShade="BF"/>
          <w:sz w:val="32"/>
          <w:szCs w:val="32"/>
        </w:rPr>
      </w:pPr>
      <w:bookmarkStart w:id="18" w:name="_Automatic_Cloud_Flow"/>
      <w:r>
        <w:br w:type="page"/>
      </w:r>
    </w:p>
    <w:p w14:paraId="302F32A4" w14:textId="29DA4ACB" w:rsidR="603641B8" w:rsidRDefault="603641B8" w:rsidP="003C5AA8">
      <w:pPr>
        <w:pStyle w:val="Heading2"/>
        <w:rPr>
          <w:rStyle w:val="Hyperlink"/>
        </w:rPr>
      </w:pPr>
      <w:bookmarkStart w:id="19" w:name="_Toc238034711"/>
      <w:r>
        <w:lastRenderedPageBreak/>
        <w:t xml:space="preserve">Automatic Cloud Flow – </w:t>
      </w:r>
      <w:hyperlink r:id="rId24">
        <w:r w:rsidRPr="10B6B1DD">
          <w:rPr>
            <w:rStyle w:val="Hyperlink"/>
          </w:rPr>
          <w:t>Customer/Contact Processor</w:t>
        </w:r>
        <w:bookmarkEnd w:id="18"/>
        <w:bookmarkEnd w:id="19"/>
      </w:hyperlink>
    </w:p>
    <w:p w14:paraId="232E5D66" w14:textId="71FA953F" w:rsidR="603641B8" w:rsidRDefault="603641B8" w:rsidP="08F3502A">
      <w:r w:rsidRPr="08F3502A">
        <w:rPr>
          <w:rFonts w:ascii="Times New Roman" w:eastAsia="Times New Roman" w:hAnsi="Times New Roman" w:cs="Times New Roman"/>
        </w:rPr>
        <w:t>The Customer/Contact Processor flow</w:t>
      </w:r>
      <w:r w:rsidR="4BE7F9BE" w:rsidRPr="08F3502A">
        <w:rPr>
          <w:rFonts w:ascii="Times New Roman" w:eastAsia="Times New Roman" w:hAnsi="Times New Roman" w:cs="Times New Roman"/>
        </w:rPr>
        <w:t xml:space="preserve"> processes the data ingested into the Leads table</w:t>
      </w:r>
      <w:r w:rsidR="4D5ABE43" w:rsidRPr="08F3502A">
        <w:rPr>
          <w:rFonts w:ascii="Times New Roman" w:eastAsia="Times New Roman" w:hAnsi="Times New Roman" w:cs="Times New Roman"/>
        </w:rPr>
        <w:t xml:space="preserve"> by sorting it into the Customer and </w:t>
      </w:r>
      <w:r w:rsidR="68320A32" w:rsidRPr="08F3502A">
        <w:rPr>
          <w:rFonts w:ascii="Times New Roman" w:eastAsia="Times New Roman" w:hAnsi="Times New Roman" w:cs="Times New Roman"/>
        </w:rPr>
        <w:t xml:space="preserve">CustomerContacts </w:t>
      </w:r>
      <w:r w:rsidR="4D5ABE43" w:rsidRPr="08F3502A">
        <w:rPr>
          <w:rFonts w:ascii="Times New Roman" w:eastAsia="Times New Roman" w:hAnsi="Times New Roman" w:cs="Times New Roman"/>
        </w:rPr>
        <w:t>tables</w:t>
      </w:r>
      <w:r w:rsidR="4A4B4E21" w:rsidRPr="08F3502A">
        <w:rPr>
          <w:rFonts w:ascii="Times New Roman" w:eastAsia="Times New Roman" w:hAnsi="Times New Roman" w:cs="Times New Roman"/>
        </w:rPr>
        <w:t xml:space="preserve">. The Customer table </w:t>
      </w:r>
      <w:r w:rsidR="00795DE3">
        <w:rPr>
          <w:rFonts w:ascii="Times New Roman" w:eastAsia="Times New Roman" w:hAnsi="Times New Roman" w:cs="Times New Roman"/>
        </w:rPr>
        <w:t xml:space="preserve">stores </w:t>
      </w:r>
      <w:r w:rsidR="4A4B4E21" w:rsidRPr="08F3502A">
        <w:rPr>
          <w:rFonts w:ascii="Times New Roman" w:eastAsia="Times New Roman" w:hAnsi="Times New Roman" w:cs="Times New Roman"/>
        </w:rPr>
        <w:t xml:space="preserve">companies and uses domain as a key while the </w:t>
      </w:r>
      <w:r w:rsidR="0C920305" w:rsidRPr="08F3502A">
        <w:rPr>
          <w:rFonts w:ascii="Times New Roman" w:eastAsia="Times New Roman" w:hAnsi="Times New Roman" w:cs="Times New Roman"/>
        </w:rPr>
        <w:t xml:space="preserve">CustomerContacts </w:t>
      </w:r>
      <w:r w:rsidR="4A4B4E21" w:rsidRPr="08F3502A">
        <w:rPr>
          <w:rFonts w:ascii="Times New Roman" w:eastAsia="Times New Roman" w:hAnsi="Times New Roman" w:cs="Times New Roman"/>
        </w:rPr>
        <w:t xml:space="preserve">table holds individual people with email as a key. </w:t>
      </w:r>
    </w:p>
    <w:p w14:paraId="511251FF" w14:textId="25F48978" w:rsidR="3951F004" w:rsidRDefault="3951F004" w:rsidP="08F3502A">
      <w:pPr>
        <w:rPr>
          <w:rFonts w:ascii="Times New Roman" w:eastAsia="Times New Roman" w:hAnsi="Times New Roman" w:cs="Times New Roman"/>
          <w:b/>
          <w:bCs/>
        </w:rPr>
      </w:pPr>
      <w:r w:rsidRPr="08F3502A">
        <w:rPr>
          <w:rFonts w:ascii="Times New Roman" w:eastAsia="Times New Roman" w:hAnsi="Times New Roman" w:cs="Times New Roman"/>
          <w:b/>
          <w:bCs/>
        </w:rPr>
        <w:t>Purpose</w:t>
      </w:r>
    </w:p>
    <w:p w14:paraId="441578D4" w14:textId="247D1051" w:rsidR="7AF5FDDB" w:rsidRDefault="7AF5FDDB" w:rsidP="002F6286">
      <w:pPr>
        <w:pStyle w:val="ListParagraph"/>
        <w:numPr>
          <w:ilvl w:val="0"/>
          <w:numId w:val="10"/>
        </w:numPr>
        <w:rPr>
          <w:rFonts w:ascii="Times New Roman" w:eastAsia="Times New Roman" w:hAnsi="Times New Roman" w:cs="Times New Roman"/>
        </w:rPr>
      </w:pPr>
      <w:r w:rsidRPr="08F3502A">
        <w:rPr>
          <w:rFonts w:ascii="Times New Roman" w:eastAsia="Times New Roman" w:hAnsi="Times New Roman" w:cs="Times New Roman"/>
        </w:rPr>
        <w:t xml:space="preserve">Converts raw Lead records into structured </w:t>
      </w:r>
      <w:r w:rsidR="00415367" w:rsidRPr="08F3502A">
        <w:rPr>
          <w:rFonts w:ascii="Times New Roman" w:eastAsia="Times New Roman" w:hAnsi="Times New Roman" w:cs="Times New Roman"/>
        </w:rPr>
        <w:t>entities</w:t>
      </w:r>
      <w:r w:rsidR="5D5EFEBC" w:rsidRPr="333A3DF6">
        <w:rPr>
          <w:rFonts w:ascii="Times New Roman" w:eastAsia="Times New Roman" w:hAnsi="Times New Roman" w:cs="Times New Roman"/>
        </w:rPr>
        <w:t xml:space="preserve"> that are used for email outreach and analytics</w:t>
      </w:r>
    </w:p>
    <w:p w14:paraId="5B447513" w14:textId="0CEB9A96" w:rsidR="7AF5FDDB" w:rsidRDefault="7AF5FDDB" w:rsidP="002F6286">
      <w:pPr>
        <w:pStyle w:val="ListParagraph"/>
        <w:numPr>
          <w:ilvl w:val="0"/>
          <w:numId w:val="10"/>
        </w:numPr>
        <w:rPr>
          <w:rFonts w:ascii="Times New Roman" w:eastAsia="Times New Roman" w:hAnsi="Times New Roman" w:cs="Times New Roman"/>
        </w:rPr>
      </w:pPr>
      <w:r w:rsidRPr="08F3502A">
        <w:rPr>
          <w:rFonts w:ascii="Times New Roman" w:eastAsia="Times New Roman" w:hAnsi="Times New Roman" w:cs="Times New Roman"/>
        </w:rPr>
        <w:t xml:space="preserve">Ensures Customers </w:t>
      </w:r>
      <w:r w:rsidR="4577333A" w:rsidRPr="08F3502A">
        <w:rPr>
          <w:rFonts w:ascii="Times New Roman" w:eastAsia="Times New Roman" w:hAnsi="Times New Roman" w:cs="Times New Roman"/>
        </w:rPr>
        <w:t xml:space="preserve">&amp; </w:t>
      </w:r>
      <w:r w:rsidR="7DCF0935" w:rsidRPr="08F3502A">
        <w:rPr>
          <w:rFonts w:ascii="Times New Roman" w:eastAsia="Times New Roman" w:hAnsi="Times New Roman" w:cs="Times New Roman"/>
        </w:rPr>
        <w:t xml:space="preserve">CustomerContacts </w:t>
      </w:r>
      <w:r w:rsidRPr="08F3502A">
        <w:rPr>
          <w:rFonts w:ascii="Times New Roman" w:eastAsia="Times New Roman" w:hAnsi="Times New Roman" w:cs="Times New Roman"/>
        </w:rPr>
        <w:t xml:space="preserve">are </w:t>
      </w:r>
      <w:r w:rsidR="00415367" w:rsidRPr="08F3502A">
        <w:rPr>
          <w:rFonts w:ascii="Times New Roman" w:eastAsia="Times New Roman" w:hAnsi="Times New Roman" w:cs="Times New Roman"/>
        </w:rPr>
        <w:t>unique</w:t>
      </w:r>
    </w:p>
    <w:p w14:paraId="1391F8DA" w14:textId="396AFFF0" w:rsidR="0C37FFC7" w:rsidRDefault="0C37FFC7" w:rsidP="08F3502A">
      <w:pPr>
        <w:rPr>
          <w:rFonts w:ascii="Times New Roman" w:eastAsia="Times New Roman" w:hAnsi="Times New Roman" w:cs="Times New Roman"/>
          <w:b/>
          <w:bCs/>
        </w:rPr>
      </w:pPr>
      <w:r w:rsidRPr="08F3502A">
        <w:rPr>
          <w:rFonts w:ascii="Times New Roman" w:eastAsia="Times New Roman" w:hAnsi="Times New Roman" w:cs="Times New Roman"/>
          <w:b/>
          <w:bCs/>
        </w:rPr>
        <w:t>Outputs</w:t>
      </w:r>
    </w:p>
    <w:p w14:paraId="57D5BAE0" w14:textId="3339ED8A" w:rsidR="280BD53F" w:rsidRDefault="280BD53F" w:rsidP="002F6286">
      <w:pPr>
        <w:pStyle w:val="ListParagraph"/>
        <w:numPr>
          <w:ilvl w:val="0"/>
          <w:numId w:val="10"/>
        </w:numPr>
        <w:rPr>
          <w:rFonts w:ascii="Times New Roman" w:eastAsia="Times New Roman" w:hAnsi="Times New Roman" w:cs="Times New Roman"/>
        </w:rPr>
      </w:pPr>
      <w:r w:rsidRPr="08F3502A">
        <w:rPr>
          <w:rFonts w:ascii="Times New Roman" w:eastAsia="Times New Roman" w:hAnsi="Times New Roman" w:cs="Times New Roman"/>
        </w:rPr>
        <w:t xml:space="preserve">When a </w:t>
      </w:r>
      <w:r w:rsidR="5C86694F" w:rsidRPr="333A3DF6">
        <w:rPr>
          <w:rFonts w:ascii="Times New Roman" w:eastAsia="Times New Roman" w:hAnsi="Times New Roman" w:cs="Times New Roman"/>
        </w:rPr>
        <w:t xml:space="preserve">new </w:t>
      </w:r>
      <w:r w:rsidRPr="08F3502A">
        <w:rPr>
          <w:rFonts w:ascii="Times New Roman" w:eastAsia="Times New Roman" w:hAnsi="Times New Roman" w:cs="Times New Roman"/>
        </w:rPr>
        <w:t>lead has a domain</w:t>
      </w:r>
      <w:r w:rsidR="02F3128F" w:rsidRPr="333A3DF6">
        <w:rPr>
          <w:rFonts w:ascii="Times New Roman" w:eastAsia="Times New Roman" w:hAnsi="Times New Roman" w:cs="Times New Roman"/>
        </w:rPr>
        <w:t xml:space="preserve"> not found in the table</w:t>
      </w:r>
      <w:r w:rsidRPr="08F3502A">
        <w:rPr>
          <w:rFonts w:ascii="Times New Roman" w:eastAsia="Times New Roman" w:hAnsi="Times New Roman" w:cs="Times New Roman"/>
        </w:rPr>
        <w:t xml:space="preserve">, customer &amp; contact are </w:t>
      </w:r>
      <w:r w:rsidR="00415367" w:rsidRPr="08F3502A">
        <w:rPr>
          <w:rFonts w:ascii="Times New Roman" w:eastAsia="Times New Roman" w:hAnsi="Times New Roman" w:cs="Times New Roman"/>
        </w:rPr>
        <w:t>created</w:t>
      </w:r>
    </w:p>
    <w:p w14:paraId="0DA36EB6" w14:textId="2483741B" w:rsidR="129F95F3" w:rsidRDefault="129F95F3" w:rsidP="002F6286">
      <w:pPr>
        <w:pStyle w:val="ListParagraph"/>
        <w:numPr>
          <w:ilvl w:val="0"/>
          <w:numId w:val="10"/>
        </w:numPr>
        <w:rPr>
          <w:rFonts w:ascii="Times New Roman" w:eastAsia="Times New Roman" w:hAnsi="Times New Roman" w:cs="Times New Roman"/>
        </w:rPr>
      </w:pPr>
      <w:r w:rsidRPr="333A3DF6">
        <w:rPr>
          <w:rFonts w:ascii="Times New Roman" w:eastAsia="Times New Roman" w:hAnsi="Times New Roman" w:cs="Times New Roman"/>
        </w:rPr>
        <w:t xml:space="preserve">If </w:t>
      </w:r>
      <w:r w:rsidR="70081E47" w:rsidRPr="333A3DF6">
        <w:rPr>
          <w:rFonts w:ascii="Times New Roman" w:eastAsia="Times New Roman" w:hAnsi="Times New Roman" w:cs="Times New Roman"/>
        </w:rPr>
        <w:t>the same domain</w:t>
      </w:r>
      <w:r w:rsidR="7656416D" w:rsidRPr="333A3DF6">
        <w:rPr>
          <w:rFonts w:ascii="Times New Roman" w:eastAsia="Times New Roman" w:hAnsi="Times New Roman" w:cs="Times New Roman"/>
        </w:rPr>
        <w:t xml:space="preserve"> already exists</w:t>
      </w:r>
      <w:r w:rsidR="70081E47" w:rsidRPr="333A3DF6">
        <w:rPr>
          <w:rFonts w:ascii="Times New Roman" w:eastAsia="Times New Roman" w:hAnsi="Times New Roman" w:cs="Times New Roman"/>
        </w:rPr>
        <w:t xml:space="preserve">, </w:t>
      </w:r>
      <w:r w:rsidR="0F712092" w:rsidRPr="333A3DF6">
        <w:rPr>
          <w:rFonts w:ascii="Times New Roman" w:eastAsia="Times New Roman" w:hAnsi="Times New Roman" w:cs="Times New Roman"/>
        </w:rPr>
        <w:t xml:space="preserve">a new </w:t>
      </w:r>
      <w:r w:rsidR="6AC0ABBD" w:rsidRPr="333A3DF6">
        <w:rPr>
          <w:rFonts w:ascii="Times New Roman" w:eastAsia="Times New Roman" w:hAnsi="Times New Roman" w:cs="Times New Roman"/>
        </w:rPr>
        <w:t>c</w:t>
      </w:r>
      <w:r w:rsidR="3BDD6999" w:rsidRPr="333A3DF6">
        <w:rPr>
          <w:rFonts w:ascii="Times New Roman" w:eastAsia="Times New Roman" w:hAnsi="Times New Roman" w:cs="Times New Roman"/>
        </w:rPr>
        <w:t xml:space="preserve">ontact </w:t>
      </w:r>
      <w:r w:rsidR="22717974" w:rsidRPr="333A3DF6">
        <w:rPr>
          <w:rFonts w:ascii="Times New Roman" w:eastAsia="Times New Roman" w:hAnsi="Times New Roman" w:cs="Times New Roman"/>
        </w:rPr>
        <w:t xml:space="preserve">is </w:t>
      </w:r>
      <w:r w:rsidR="1793D08D" w:rsidRPr="333A3DF6">
        <w:rPr>
          <w:rFonts w:ascii="Times New Roman" w:eastAsia="Times New Roman" w:hAnsi="Times New Roman" w:cs="Times New Roman"/>
        </w:rPr>
        <w:t>added for that customer</w:t>
      </w:r>
    </w:p>
    <w:p w14:paraId="2D2C39ED" w14:textId="3AC30128" w:rsidR="198E44FE" w:rsidRDefault="198E44FE" w:rsidP="002F6286">
      <w:pPr>
        <w:pStyle w:val="ListParagraph"/>
        <w:numPr>
          <w:ilvl w:val="0"/>
          <w:numId w:val="10"/>
        </w:numPr>
        <w:rPr>
          <w:rFonts w:ascii="Times New Roman" w:hAnsi="Times New Roman"/>
        </w:rPr>
      </w:pPr>
      <w:r w:rsidRPr="333A3DF6">
        <w:rPr>
          <w:rFonts w:ascii="Times New Roman" w:hAnsi="Times New Roman"/>
        </w:rPr>
        <w:t>Duplicate leads with the same email + domain do not add anything</w:t>
      </w:r>
    </w:p>
    <w:p w14:paraId="1967E241" w14:textId="4B76D2D9" w:rsidR="1B96936E" w:rsidRDefault="1B96936E" w:rsidP="333A3DF6">
      <w:pPr>
        <w:rPr>
          <w:rFonts w:ascii="Times New Roman" w:eastAsia="Times New Roman" w:hAnsi="Times New Roman" w:cs="Times New Roman"/>
          <w:b/>
          <w:bCs/>
        </w:rPr>
      </w:pPr>
      <w:r w:rsidRPr="333A3DF6">
        <w:rPr>
          <w:rFonts w:ascii="Times New Roman" w:eastAsia="Times New Roman" w:hAnsi="Times New Roman" w:cs="Times New Roman"/>
          <w:b/>
          <w:bCs/>
        </w:rPr>
        <w:t>Key Design Decisions</w:t>
      </w:r>
    </w:p>
    <w:p w14:paraId="7FCE5757" w14:textId="18F85EE3" w:rsidR="1B96936E" w:rsidRDefault="1B96936E" w:rsidP="002F6286">
      <w:pPr>
        <w:pStyle w:val="ListParagraph"/>
        <w:numPr>
          <w:ilvl w:val="0"/>
          <w:numId w:val="6"/>
        </w:numPr>
        <w:rPr>
          <w:rFonts w:ascii="Times New Roman" w:eastAsia="Times New Roman" w:hAnsi="Times New Roman" w:cs="Times New Roman"/>
        </w:rPr>
      </w:pPr>
      <w:r w:rsidRPr="333A3DF6">
        <w:rPr>
          <w:rFonts w:ascii="Times New Roman" w:eastAsia="Times New Roman" w:hAnsi="Times New Roman" w:cs="Times New Roman"/>
        </w:rPr>
        <w:t>Primary key for Customer is domain because company names are less consistent</w:t>
      </w:r>
    </w:p>
    <w:p w14:paraId="23CEE582" w14:textId="0F966E83" w:rsidR="1B96936E" w:rsidRDefault="1B96936E" w:rsidP="002F6286">
      <w:pPr>
        <w:pStyle w:val="ListParagraph"/>
        <w:numPr>
          <w:ilvl w:val="0"/>
          <w:numId w:val="6"/>
        </w:numPr>
        <w:rPr>
          <w:rFonts w:ascii="Times New Roman" w:eastAsia="Times New Roman" w:hAnsi="Times New Roman" w:cs="Times New Roman"/>
        </w:rPr>
      </w:pPr>
      <w:r w:rsidRPr="333A3DF6">
        <w:rPr>
          <w:rFonts w:ascii="Times New Roman" w:eastAsia="Times New Roman" w:hAnsi="Times New Roman" w:cs="Times New Roman"/>
        </w:rPr>
        <w:t>Primary key for Contact is email, so each email = one person</w:t>
      </w:r>
    </w:p>
    <w:p w14:paraId="30837880" w14:textId="0E370EF2" w:rsidR="2F5E3BBA" w:rsidRDefault="2F5E3BBA" w:rsidP="08F3502A">
      <w:pPr>
        <w:rPr>
          <w:rFonts w:ascii="Times New Roman" w:eastAsia="Times New Roman" w:hAnsi="Times New Roman" w:cs="Times New Roman"/>
          <w:b/>
          <w:bCs/>
        </w:rPr>
      </w:pPr>
      <w:r w:rsidRPr="08F3502A">
        <w:rPr>
          <w:rFonts w:ascii="Times New Roman" w:eastAsia="Times New Roman" w:hAnsi="Times New Roman" w:cs="Times New Roman"/>
          <w:b/>
          <w:bCs/>
        </w:rPr>
        <w:t>Structure</w:t>
      </w:r>
    </w:p>
    <w:p w14:paraId="70C672BE" w14:textId="3A6420C5" w:rsidR="2F5E3BBA" w:rsidRDefault="2F5E3BBA" w:rsidP="08F3502A">
      <w:pPr>
        <w:rPr>
          <w:rFonts w:ascii="Times New Roman" w:eastAsia="Times New Roman" w:hAnsi="Times New Roman" w:cs="Times New Roman"/>
        </w:rPr>
      </w:pPr>
      <w:r w:rsidRPr="08F3502A">
        <w:rPr>
          <w:rFonts w:ascii="Times New Roman" w:eastAsia="Times New Roman" w:hAnsi="Times New Roman" w:cs="Times New Roman"/>
        </w:rPr>
        <w:t>T</w:t>
      </w:r>
      <w:r w:rsidR="7AF5FDDB" w:rsidRPr="08F3502A">
        <w:rPr>
          <w:rFonts w:ascii="Times New Roman" w:eastAsia="Times New Roman" w:hAnsi="Times New Roman" w:cs="Times New Roman"/>
        </w:rPr>
        <w:t>rigger</w:t>
      </w:r>
      <w:r w:rsidR="3DD82BCE" w:rsidRPr="08F3502A">
        <w:rPr>
          <w:rFonts w:ascii="Times New Roman" w:eastAsia="Times New Roman" w:hAnsi="Times New Roman" w:cs="Times New Roman"/>
        </w:rPr>
        <w:t xml:space="preserve">ed </w:t>
      </w:r>
      <w:r w:rsidR="11FDBADF" w:rsidRPr="08F3502A">
        <w:rPr>
          <w:rFonts w:ascii="Times New Roman" w:eastAsia="Times New Roman" w:hAnsi="Times New Roman" w:cs="Times New Roman"/>
        </w:rPr>
        <w:t>w</w:t>
      </w:r>
      <w:r w:rsidR="7AF5FDDB" w:rsidRPr="08F3502A">
        <w:rPr>
          <w:rFonts w:ascii="Times New Roman" w:eastAsia="Times New Roman" w:hAnsi="Times New Roman" w:cs="Times New Roman"/>
        </w:rPr>
        <w:t xml:space="preserve">hen a row is added </w:t>
      </w:r>
      <w:r w:rsidR="1FF0A824" w:rsidRPr="333A3DF6">
        <w:rPr>
          <w:rFonts w:ascii="Times New Roman" w:eastAsia="Times New Roman" w:hAnsi="Times New Roman" w:cs="Times New Roman"/>
        </w:rPr>
        <w:t xml:space="preserve">to </w:t>
      </w:r>
      <w:r w:rsidR="1C26ACAC" w:rsidRPr="08F3502A">
        <w:rPr>
          <w:rFonts w:ascii="Times New Roman" w:eastAsia="Times New Roman" w:hAnsi="Times New Roman" w:cs="Times New Roman"/>
        </w:rPr>
        <w:t xml:space="preserve">the Leads table in </w:t>
      </w:r>
      <w:r w:rsidR="0052473E" w:rsidRPr="08F3502A">
        <w:rPr>
          <w:rFonts w:ascii="Times New Roman" w:eastAsia="Times New Roman" w:hAnsi="Times New Roman" w:cs="Times New Roman"/>
        </w:rPr>
        <w:t>Dataverse</w:t>
      </w:r>
    </w:p>
    <w:p w14:paraId="33E23382" w14:textId="72D03D2D" w:rsidR="7AF5FDDB" w:rsidRDefault="7AF5FDDB" w:rsidP="002F6286">
      <w:pPr>
        <w:pStyle w:val="ListParagraph"/>
        <w:numPr>
          <w:ilvl w:val="0"/>
          <w:numId w:val="7"/>
        </w:numPr>
        <w:rPr>
          <w:rFonts w:ascii="Times New Roman" w:eastAsia="Times New Roman" w:hAnsi="Times New Roman" w:cs="Times New Roman"/>
        </w:rPr>
      </w:pPr>
      <w:r w:rsidRPr="08F3502A">
        <w:rPr>
          <w:rFonts w:ascii="Times New Roman" w:eastAsia="Times New Roman" w:hAnsi="Times New Roman" w:cs="Times New Roman"/>
        </w:rPr>
        <w:t xml:space="preserve">Scope </w:t>
      </w:r>
      <w:r w:rsidR="477704E0" w:rsidRPr="08F3502A">
        <w:rPr>
          <w:rFonts w:ascii="Times New Roman" w:eastAsia="Times New Roman" w:hAnsi="Times New Roman" w:cs="Times New Roman"/>
        </w:rPr>
        <w:t xml:space="preserve">is </w:t>
      </w:r>
      <w:r w:rsidR="0052473E" w:rsidRPr="08F3502A">
        <w:rPr>
          <w:rFonts w:ascii="Times New Roman" w:eastAsia="Times New Roman" w:hAnsi="Times New Roman" w:cs="Times New Roman"/>
        </w:rPr>
        <w:t>organization</w:t>
      </w:r>
    </w:p>
    <w:p w14:paraId="17A01ECC" w14:textId="17CC6D30" w:rsidR="3A6D47E4" w:rsidRDefault="3A6D47E4" w:rsidP="333A3DF6">
      <w:pPr>
        <w:rPr>
          <w:rFonts w:ascii="Times New Roman" w:eastAsia="Times New Roman" w:hAnsi="Times New Roman" w:cs="Times New Roman"/>
        </w:rPr>
      </w:pPr>
      <w:r w:rsidRPr="333A3DF6">
        <w:rPr>
          <w:rFonts w:ascii="Times New Roman" w:eastAsia="Times New Roman" w:hAnsi="Times New Roman" w:cs="Times New Roman"/>
        </w:rPr>
        <w:t>Domain and email are cleaned by lowercasing and stripping whitespace (preemptive measure)</w:t>
      </w:r>
    </w:p>
    <w:p w14:paraId="03FD97B1" w14:textId="139312E2" w:rsidR="7AF5FDDB" w:rsidRDefault="7AF5FDDB" w:rsidP="08F3502A">
      <w:pPr>
        <w:rPr>
          <w:rFonts w:ascii="Times New Roman" w:eastAsia="Times New Roman" w:hAnsi="Times New Roman" w:cs="Times New Roman"/>
        </w:rPr>
      </w:pPr>
      <w:r w:rsidRPr="08F3502A">
        <w:rPr>
          <w:rFonts w:ascii="Times New Roman" w:eastAsia="Times New Roman" w:hAnsi="Times New Roman" w:cs="Times New Roman"/>
        </w:rPr>
        <w:t>List</w:t>
      </w:r>
      <w:r w:rsidR="44A2E4A0" w:rsidRPr="08F3502A">
        <w:rPr>
          <w:rFonts w:ascii="Times New Roman" w:eastAsia="Times New Roman" w:hAnsi="Times New Roman" w:cs="Times New Roman"/>
        </w:rPr>
        <w:t>s</w:t>
      </w:r>
      <w:r w:rsidRPr="08F3502A">
        <w:rPr>
          <w:rFonts w:ascii="Times New Roman" w:eastAsia="Times New Roman" w:hAnsi="Times New Roman" w:cs="Times New Roman"/>
        </w:rPr>
        <w:t xml:space="preserve"> rows</w:t>
      </w:r>
      <w:r w:rsidR="08C1AF7C" w:rsidRPr="08F3502A">
        <w:rPr>
          <w:rFonts w:ascii="Times New Roman" w:eastAsia="Times New Roman" w:hAnsi="Times New Roman" w:cs="Times New Roman"/>
        </w:rPr>
        <w:t xml:space="preserve"> in </w:t>
      </w:r>
      <w:r w:rsidRPr="08F3502A">
        <w:rPr>
          <w:rFonts w:ascii="Times New Roman" w:eastAsia="Times New Roman" w:hAnsi="Times New Roman" w:cs="Times New Roman"/>
        </w:rPr>
        <w:t>Customers</w:t>
      </w:r>
      <w:r w:rsidR="25F8BCC2" w:rsidRPr="08F3502A">
        <w:rPr>
          <w:rFonts w:ascii="Times New Roman" w:eastAsia="Times New Roman" w:hAnsi="Times New Roman" w:cs="Times New Roman"/>
        </w:rPr>
        <w:t xml:space="preserve"> table in Dataverse</w:t>
      </w:r>
      <w:r w:rsidR="0952D382" w:rsidRPr="08F3502A">
        <w:rPr>
          <w:rFonts w:ascii="Times New Roman" w:eastAsia="Times New Roman" w:hAnsi="Times New Roman" w:cs="Times New Roman"/>
        </w:rPr>
        <w:t xml:space="preserve"> to f</w:t>
      </w:r>
      <w:r w:rsidRPr="08F3502A">
        <w:rPr>
          <w:rFonts w:ascii="Times New Roman" w:eastAsia="Times New Roman" w:hAnsi="Times New Roman" w:cs="Times New Roman"/>
        </w:rPr>
        <w:t>ind customer by domain (primary grouping method)</w:t>
      </w:r>
    </w:p>
    <w:p w14:paraId="68D72514" w14:textId="14D1017C" w:rsidR="7AF5FDDB" w:rsidRDefault="7AF5FDDB" w:rsidP="333A3DF6">
      <w:pPr>
        <w:rPr>
          <w:rFonts w:ascii="Times New Roman" w:eastAsia="Times New Roman" w:hAnsi="Times New Roman" w:cs="Times New Roman"/>
        </w:rPr>
      </w:pPr>
      <w:r w:rsidRPr="0FB26E43">
        <w:rPr>
          <w:rFonts w:ascii="Times New Roman" w:eastAsia="Times New Roman" w:hAnsi="Times New Roman" w:cs="Times New Roman"/>
        </w:rPr>
        <w:t>I</w:t>
      </w:r>
      <w:r w:rsidR="44DCB1E7" w:rsidRPr="0FB26E43">
        <w:rPr>
          <w:rFonts w:ascii="Times New Roman" w:eastAsia="Times New Roman" w:hAnsi="Times New Roman" w:cs="Times New Roman"/>
        </w:rPr>
        <w:t>f</w:t>
      </w:r>
      <w:r w:rsidRPr="0FB26E43">
        <w:rPr>
          <w:rFonts w:ascii="Times New Roman" w:eastAsia="Times New Roman" w:hAnsi="Times New Roman" w:cs="Times New Roman"/>
        </w:rPr>
        <w:t xml:space="preserve"> no customer </w:t>
      </w:r>
      <w:r w:rsidR="3EBC2686" w:rsidRPr="0FB26E43">
        <w:rPr>
          <w:rFonts w:ascii="Times New Roman" w:eastAsia="Times New Roman" w:hAnsi="Times New Roman" w:cs="Times New Roman"/>
        </w:rPr>
        <w:t xml:space="preserve">is </w:t>
      </w:r>
      <w:r w:rsidRPr="0FB26E43">
        <w:rPr>
          <w:rFonts w:ascii="Times New Roman" w:eastAsia="Times New Roman" w:hAnsi="Times New Roman" w:cs="Times New Roman"/>
        </w:rPr>
        <w:t>found</w:t>
      </w:r>
      <w:r w:rsidR="23E7DF9D" w:rsidRPr="333A3DF6">
        <w:rPr>
          <w:rFonts w:ascii="Times New Roman" w:eastAsia="Times New Roman" w:hAnsi="Times New Roman" w:cs="Times New Roman"/>
        </w:rPr>
        <w:t xml:space="preserve"> with that domain</w:t>
      </w:r>
      <w:r w:rsidR="53C9169F" w:rsidRPr="333A3DF6">
        <w:rPr>
          <w:rFonts w:ascii="Times New Roman" w:eastAsia="Times New Roman" w:hAnsi="Times New Roman" w:cs="Times New Roman"/>
        </w:rPr>
        <w:t xml:space="preserve">, </w:t>
      </w:r>
      <w:r w:rsidR="7B70B848" w:rsidRPr="333A3DF6">
        <w:rPr>
          <w:rFonts w:ascii="Times New Roman" w:eastAsia="Times New Roman" w:hAnsi="Times New Roman" w:cs="Times New Roman"/>
        </w:rPr>
        <w:t xml:space="preserve">the flow checks whether a customer exists that contains the same </w:t>
      </w:r>
      <w:bookmarkStart w:id="20" w:name="_Int_aOEC1Yko"/>
      <w:r w:rsidR="7B70B848" w:rsidRPr="333A3DF6">
        <w:rPr>
          <w:rFonts w:ascii="Times New Roman" w:eastAsia="Times New Roman" w:hAnsi="Times New Roman" w:cs="Times New Roman"/>
        </w:rPr>
        <w:t>customer</w:t>
      </w:r>
      <w:bookmarkEnd w:id="20"/>
      <w:r w:rsidR="7B70B848" w:rsidRPr="333A3DF6">
        <w:rPr>
          <w:rFonts w:ascii="Times New Roman" w:eastAsia="Times New Roman" w:hAnsi="Times New Roman" w:cs="Times New Roman"/>
        </w:rPr>
        <w:t xml:space="preserve"> name. </w:t>
      </w:r>
      <w:r w:rsidR="1239DF50" w:rsidRPr="333A3DF6">
        <w:rPr>
          <w:rFonts w:ascii="Times New Roman" w:eastAsia="Times New Roman" w:hAnsi="Times New Roman" w:cs="Times New Roman"/>
        </w:rPr>
        <w:t>I</w:t>
      </w:r>
      <w:r w:rsidR="7343B4FB" w:rsidRPr="333A3DF6">
        <w:rPr>
          <w:rFonts w:ascii="Times New Roman" w:eastAsia="Times New Roman" w:hAnsi="Times New Roman" w:cs="Times New Roman"/>
        </w:rPr>
        <w:t>t</w:t>
      </w:r>
      <w:r w:rsidR="15B4B1AB" w:rsidRPr="0FB26E43">
        <w:rPr>
          <w:rFonts w:ascii="Times New Roman" w:eastAsia="Times New Roman" w:hAnsi="Times New Roman" w:cs="Times New Roman"/>
        </w:rPr>
        <w:t xml:space="preserve"> a</w:t>
      </w:r>
      <w:r w:rsidRPr="0FB26E43">
        <w:rPr>
          <w:rFonts w:ascii="Times New Roman" w:eastAsia="Times New Roman" w:hAnsi="Times New Roman" w:cs="Times New Roman"/>
        </w:rPr>
        <w:t>dd</w:t>
      </w:r>
      <w:r w:rsidR="634CB4D5" w:rsidRPr="0FB26E43">
        <w:rPr>
          <w:rFonts w:ascii="Times New Roman" w:eastAsia="Times New Roman" w:hAnsi="Times New Roman" w:cs="Times New Roman"/>
        </w:rPr>
        <w:t>s</w:t>
      </w:r>
      <w:r w:rsidRPr="0FB26E43">
        <w:rPr>
          <w:rFonts w:ascii="Times New Roman" w:eastAsia="Times New Roman" w:hAnsi="Times New Roman" w:cs="Times New Roman"/>
        </w:rPr>
        <w:t xml:space="preserve"> a new row </w:t>
      </w:r>
      <w:r w:rsidR="00BA13E2" w:rsidRPr="333A3DF6">
        <w:rPr>
          <w:rFonts w:ascii="Times New Roman" w:eastAsia="Times New Roman" w:hAnsi="Times New Roman" w:cs="Times New Roman"/>
        </w:rPr>
        <w:t>to</w:t>
      </w:r>
      <w:r w:rsidRPr="0FB26E43">
        <w:rPr>
          <w:rFonts w:ascii="Times New Roman" w:eastAsia="Times New Roman" w:hAnsi="Times New Roman" w:cs="Times New Roman"/>
        </w:rPr>
        <w:t xml:space="preserve"> </w:t>
      </w:r>
      <w:r w:rsidR="0052473E" w:rsidRPr="0FB26E43">
        <w:rPr>
          <w:rFonts w:ascii="Times New Roman" w:eastAsia="Times New Roman" w:hAnsi="Times New Roman" w:cs="Times New Roman"/>
        </w:rPr>
        <w:t>Customers</w:t>
      </w:r>
      <w:r w:rsidR="09801119" w:rsidRPr="0FB26E43">
        <w:rPr>
          <w:rFonts w:ascii="Times New Roman" w:eastAsia="Times New Roman" w:hAnsi="Times New Roman" w:cs="Times New Roman"/>
        </w:rPr>
        <w:t xml:space="preserve"> (source = Marketplace</w:t>
      </w:r>
      <w:r w:rsidR="30F46AFC" w:rsidRPr="333A3DF6">
        <w:rPr>
          <w:rFonts w:ascii="Times New Roman" w:eastAsia="Times New Roman" w:hAnsi="Times New Roman" w:cs="Times New Roman"/>
        </w:rPr>
        <w:t>)</w:t>
      </w:r>
      <w:r w:rsidR="531A1A9A" w:rsidRPr="333A3DF6">
        <w:rPr>
          <w:rFonts w:ascii="Times New Roman" w:eastAsia="Times New Roman" w:hAnsi="Times New Roman" w:cs="Times New Roman"/>
        </w:rPr>
        <w:t xml:space="preserve">, and if there is a match in customer name, an email notification is sent </w:t>
      </w:r>
      <w:r w:rsidR="693DBF39" w:rsidRPr="333A3DF6">
        <w:rPr>
          <w:rFonts w:ascii="Times New Roman" w:eastAsia="Times New Roman" w:hAnsi="Times New Roman" w:cs="Times New Roman"/>
        </w:rPr>
        <w:t>that a possible duplicate customer has been added and flags the Possible Duplicate field as “Yes”.</w:t>
      </w:r>
      <w:r w:rsidR="531A1A9A" w:rsidRPr="333A3DF6">
        <w:rPr>
          <w:rFonts w:ascii="Times New Roman" w:eastAsia="Times New Roman" w:hAnsi="Times New Roman" w:cs="Times New Roman"/>
        </w:rPr>
        <w:t xml:space="preserve"> </w:t>
      </w:r>
    </w:p>
    <w:p w14:paraId="6C721FC0" w14:textId="5F240A50" w:rsidR="531A1A9A" w:rsidRDefault="531A1A9A" w:rsidP="333A3DF6">
      <w:r w:rsidRPr="333A3DF6">
        <w:rPr>
          <w:rFonts w:ascii="Times New Roman" w:eastAsia="Times New Roman" w:hAnsi="Times New Roman" w:cs="Times New Roman"/>
        </w:rPr>
        <w:t>CustomerID is extracted from the previous steps in the flow</w:t>
      </w:r>
    </w:p>
    <w:p w14:paraId="652D9DAE" w14:textId="4C2A911A" w:rsidR="09540536" w:rsidRDefault="464FE520" w:rsidP="333A3DF6">
      <w:r w:rsidRPr="08F3502A">
        <w:rPr>
          <w:rFonts w:ascii="Times New Roman" w:eastAsia="Times New Roman" w:hAnsi="Times New Roman" w:cs="Times New Roman"/>
        </w:rPr>
        <w:t xml:space="preserve">Lists rows in CustomerContacts table to </w:t>
      </w:r>
      <w:r w:rsidR="4C29A47E" w:rsidRPr="333A3DF6">
        <w:rPr>
          <w:rFonts w:ascii="Times New Roman" w:eastAsia="Times New Roman" w:hAnsi="Times New Roman" w:cs="Times New Roman"/>
        </w:rPr>
        <w:t xml:space="preserve">search for that email. </w:t>
      </w:r>
      <w:r w:rsidR="09540536" w:rsidRPr="0FB26E43">
        <w:rPr>
          <w:rFonts w:ascii="Times New Roman" w:eastAsia="Times New Roman" w:hAnsi="Times New Roman" w:cs="Times New Roman"/>
        </w:rPr>
        <w:t xml:space="preserve">If no contact is found, a new row </w:t>
      </w:r>
      <w:r w:rsidR="7FBD030F" w:rsidRPr="333A3DF6">
        <w:rPr>
          <w:rFonts w:ascii="Times New Roman" w:eastAsia="Times New Roman" w:hAnsi="Times New Roman" w:cs="Times New Roman"/>
        </w:rPr>
        <w:t>is added to</w:t>
      </w:r>
      <w:r w:rsidR="09540536" w:rsidRPr="0FB26E43">
        <w:rPr>
          <w:rFonts w:ascii="Times New Roman" w:eastAsia="Times New Roman" w:hAnsi="Times New Roman" w:cs="Times New Roman"/>
        </w:rPr>
        <w:t xml:space="preserve"> </w:t>
      </w:r>
      <w:r w:rsidR="0052473E" w:rsidRPr="0FB26E43">
        <w:rPr>
          <w:rFonts w:ascii="Times New Roman" w:eastAsia="Times New Roman" w:hAnsi="Times New Roman" w:cs="Times New Roman"/>
        </w:rPr>
        <w:t>CustomerContacts.</w:t>
      </w:r>
    </w:p>
    <w:p w14:paraId="2B4CE283" w14:textId="3132B27D" w:rsidR="71535996" w:rsidRDefault="71535996" w:rsidP="333A3DF6">
      <w:r w:rsidRPr="333A3DF6">
        <w:rPr>
          <w:rFonts w:ascii="Times New Roman" w:eastAsia="Times New Roman" w:hAnsi="Times New Roman" w:cs="Times New Roman"/>
        </w:rPr>
        <w:t xml:space="preserve">Then, it lists the contacts again, and if multiple contacts are found for the current customer, it sends an email notification </w:t>
      </w:r>
      <w:r w:rsidR="1288FE8F" w:rsidRPr="333A3DF6">
        <w:rPr>
          <w:rFonts w:ascii="Times New Roman" w:eastAsia="Times New Roman" w:hAnsi="Times New Roman" w:cs="Times New Roman"/>
        </w:rPr>
        <w:t>specifying the customer</w:t>
      </w:r>
      <w:r w:rsidRPr="333A3DF6">
        <w:rPr>
          <w:rFonts w:ascii="Times New Roman" w:eastAsia="Times New Roman" w:hAnsi="Times New Roman" w:cs="Times New Roman"/>
        </w:rPr>
        <w:t xml:space="preserve">. </w:t>
      </w:r>
    </w:p>
    <w:p w14:paraId="62581E7B" w14:textId="2B25FDAB" w:rsidR="333A3DF6" w:rsidRDefault="333A3DF6" w:rsidP="333A3DF6">
      <w:pPr>
        <w:rPr>
          <w:rFonts w:ascii="Times New Roman" w:eastAsia="Times New Roman" w:hAnsi="Times New Roman" w:cs="Times New Roman"/>
        </w:rPr>
      </w:pPr>
    </w:p>
    <w:p w14:paraId="7163A0BA" w14:textId="15D82C28" w:rsidR="07D4CB28" w:rsidRDefault="07D4CB28" w:rsidP="6556B100">
      <w:pPr>
        <w:spacing w:after="0"/>
      </w:pPr>
      <w:r w:rsidRPr="6556B100">
        <w:rPr>
          <w:rFonts w:ascii="Times New Roman" w:eastAsia="Times New Roman" w:hAnsi="Times New Roman" w:cs="Times New Roman"/>
        </w:rPr>
        <w:t>Expected Result: New rows appear in Customers &amp; CustomerContacts</w:t>
      </w:r>
    </w:p>
    <w:p w14:paraId="4A263331" w14:textId="19C84768" w:rsidR="07D4CB28" w:rsidRDefault="07D4CB28" w:rsidP="6556B100">
      <w:pPr>
        <w:rPr>
          <w:rFonts w:ascii="Times New Roman" w:eastAsia="Times New Roman" w:hAnsi="Times New Roman" w:cs="Times New Roman"/>
        </w:rPr>
      </w:pPr>
      <w:r w:rsidRPr="6556B100">
        <w:rPr>
          <w:rFonts w:ascii="Times New Roman" w:eastAsia="Times New Roman" w:hAnsi="Times New Roman" w:cs="Times New Roman"/>
        </w:rPr>
        <w:t>Check</w:t>
      </w:r>
      <w:r w:rsidR="3E8A7EE4" w:rsidRPr="6556B100">
        <w:rPr>
          <w:rFonts w:ascii="Times New Roman" w:eastAsia="Times New Roman" w:hAnsi="Times New Roman" w:cs="Times New Roman"/>
        </w:rPr>
        <w:t xml:space="preserve"> Upon Failure</w:t>
      </w:r>
      <w:r w:rsidRPr="6556B100">
        <w:rPr>
          <w:rFonts w:ascii="Times New Roman" w:eastAsia="Times New Roman" w:hAnsi="Times New Roman" w:cs="Times New Roman"/>
        </w:rPr>
        <w:t xml:space="preserve">: Lead added correctly, domain/email </w:t>
      </w:r>
      <w:r w:rsidR="6ACDE2B0" w:rsidRPr="6556B100">
        <w:rPr>
          <w:rFonts w:ascii="Times New Roman" w:eastAsia="Times New Roman" w:hAnsi="Times New Roman" w:cs="Times New Roman"/>
        </w:rPr>
        <w:t>does not exist already</w:t>
      </w:r>
    </w:p>
    <w:p w14:paraId="3F9C9C55" w14:textId="1CBA1220" w:rsidR="005772CA" w:rsidRDefault="005772CA" w:rsidP="08F3502A">
      <w:pPr>
        <w:rPr>
          <w:rFonts w:ascii="Times New Roman" w:eastAsia="Times New Roman" w:hAnsi="Times New Roman" w:cs="Times New Roman"/>
        </w:rPr>
      </w:pPr>
    </w:p>
    <w:p w14:paraId="7F76F103" w14:textId="77777777" w:rsidR="0099339B" w:rsidRDefault="00570437" w:rsidP="005772CA">
      <w:pPr>
        <w:pStyle w:val="Heading2"/>
        <w:rPr>
          <w:rStyle w:val="Heading3Char"/>
          <w:sz w:val="26"/>
          <w:szCs w:val="26"/>
        </w:rPr>
      </w:pPr>
      <w:bookmarkStart w:id="21" w:name="_Dataverse_Tables:"/>
      <w:bookmarkStart w:id="22" w:name="_Toc238034712"/>
      <w:r w:rsidRPr="10B6B1DD">
        <w:rPr>
          <w:rStyle w:val="Heading3Char"/>
          <w:sz w:val="26"/>
          <w:szCs w:val="26"/>
        </w:rPr>
        <w:lastRenderedPageBreak/>
        <w:t xml:space="preserve">Automated </w:t>
      </w:r>
      <w:r w:rsidR="005772CA">
        <w:t>Cloud</w:t>
      </w:r>
      <w:r w:rsidR="005772CA" w:rsidRPr="10B6B1DD">
        <w:rPr>
          <w:rStyle w:val="Heading3Char"/>
          <w:sz w:val="26"/>
          <w:szCs w:val="26"/>
        </w:rPr>
        <w:t xml:space="preserve"> Flow – </w:t>
      </w:r>
      <w:r w:rsidR="002424EC" w:rsidRPr="10B6B1DD">
        <w:rPr>
          <w:rStyle w:val="Heading3Char"/>
          <w:sz w:val="26"/>
          <w:szCs w:val="26"/>
        </w:rPr>
        <w:t>Initialize Entitlement</w:t>
      </w:r>
      <w:bookmarkEnd w:id="22"/>
    </w:p>
    <w:p w14:paraId="201E7011" w14:textId="28D6213C" w:rsidR="005772CA" w:rsidRPr="00165D39" w:rsidRDefault="0099339B" w:rsidP="007F7A93">
      <w:pPr>
        <w:spacing w:after="0"/>
        <w:rPr>
          <w:rFonts w:ascii="Times New Roman" w:eastAsia="Times New Roman" w:hAnsi="Times New Roman" w:cs="Times New Roman"/>
        </w:rPr>
      </w:pPr>
      <w:r>
        <w:rPr>
          <w:rFonts w:ascii="Times New Roman" w:hAnsi="Times New Roman"/>
        </w:rPr>
        <w:t xml:space="preserve">The </w:t>
      </w:r>
      <w:r w:rsidRPr="0099339B">
        <w:rPr>
          <w:rFonts w:ascii="Times New Roman" w:hAnsi="Times New Roman"/>
        </w:rPr>
        <w:t xml:space="preserve">Initialize </w:t>
      </w:r>
      <w:r w:rsidRPr="00570437">
        <w:rPr>
          <w:rFonts w:ascii="Times New Roman" w:hAnsi="Times New Roman"/>
        </w:rPr>
        <w:t xml:space="preserve">Entitlement </w:t>
      </w:r>
      <w:r>
        <w:rPr>
          <w:rFonts w:ascii="Times New Roman" w:hAnsi="Times New Roman"/>
        </w:rPr>
        <w:t xml:space="preserve">flow is an automated cloud flow that </w:t>
      </w:r>
      <w:r w:rsidR="001C54B0">
        <w:rPr>
          <w:rFonts w:ascii="Times New Roman" w:hAnsi="Times New Roman"/>
        </w:rPr>
        <w:t xml:space="preserve">is triggered when a new customer is added. It adds a blank record </w:t>
      </w:r>
      <w:r w:rsidR="00052755">
        <w:rPr>
          <w:rFonts w:ascii="Times New Roman" w:hAnsi="Times New Roman"/>
        </w:rPr>
        <w:t>in the Entitlements table for</w:t>
      </w:r>
      <w:r w:rsidR="001C54B0">
        <w:rPr>
          <w:rFonts w:ascii="Times New Roman" w:hAnsi="Times New Roman"/>
        </w:rPr>
        <w:t xml:space="preserve"> that </w:t>
      </w:r>
      <w:r w:rsidR="00052755">
        <w:rPr>
          <w:rFonts w:ascii="Times New Roman" w:hAnsi="Times New Roman"/>
        </w:rPr>
        <w:t>customer</w:t>
      </w:r>
      <w:r w:rsidR="00060399">
        <w:rPr>
          <w:rFonts w:ascii="Times New Roman" w:hAnsi="Times New Roman"/>
        </w:rPr>
        <w:t xml:space="preserve">. This record includes a lookup to the customer and </w:t>
      </w:r>
      <w:r w:rsidR="00743116">
        <w:rPr>
          <w:rFonts w:ascii="Times New Roman" w:hAnsi="Times New Roman"/>
        </w:rPr>
        <w:t>the primary contact</w:t>
      </w:r>
      <w:r w:rsidR="00060399">
        <w:rPr>
          <w:rFonts w:ascii="Times New Roman" w:hAnsi="Times New Roman"/>
        </w:rPr>
        <w:t>’s email. It initializes the record</w:t>
      </w:r>
      <w:r w:rsidR="00743116">
        <w:rPr>
          <w:rFonts w:ascii="Times New Roman" w:hAnsi="Times New Roman"/>
        </w:rPr>
        <w:t xml:space="preserve"> with an entitlement type of “None”.</w:t>
      </w:r>
      <w:r w:rsidR="00165D39">
        <w:rPr>
          <w:rFonts w:ascii="Times New Roman" w:hAnsi="Times New Roman"/>
        </w:rPr>
        <w:t xml:space="preserve"> The </w:t>
      </w:r>
      <w:r w:rsidR="00180F37">
        <w:rPr>
          <w:rFonts w:ascii="Times New Roman" w:hAnsi="Times New Roman"/>
        </w:rPr>
        <w:t xml:space="preserve">ID is recorded as the </w:t>
      </w:r>
      <w:r w:rsidR="00180F37" w:rsidRPr="6556B100">
        <w:rPr>
          <w:rFonts w:ascii="Times New Roman" w:eastAsia="Times New Roman" w:hAnsi="Times New Roman" w:cs="Times New Roman"/>
        </w:rPr>
        <w:t>current time in “</w:t>
      </w:r>
      <w:r w:rsidR="00165D39" w:rsidRPr="6556B100">
        <w:rPr>
          <w:rFonts w:ascii="Times New Roman" w:eastAsia="Times New Roman" w:hAnsi="Times New Roman" w:cs="Times New Roman"/>
        </w:rPr>
        <w:t>yyyyMMddHHmmss</w:t>
      </w:r>
      <w:r w:rsidR="00180F37" w:rsidRPr="6556B100">
        <w:rPr>
          <w:rFonts w:ascii="Times New Roman" w:eastAsia="Times New Roman" w:hAnsi="Times New Roman" w:cs="Times New Roman"/>
        </w:rPr>
        <w:t>” format</w:t>
      </w:r>
      <w:r w:rsidR="5FF60D53" w:rsidRPr="6556B100">
        <w:rPr>
          <w:rFonts w:ascii="Times New Roman" w:eastAsia="Times New Roman" w:hAnsi="Times New Roman" w:cs="Times New Roman"/>
        </w:rPr>
        <w:t>.</w:t>
      </w:r>
    </w:p>
    <w:p w14:paraId="59B3D99F" w14:textId="08981123" w:rsidR="005772CA" w:rsidRDefault="005772CA" w:rsidP="6556B100">
      <w:pPr>
        <w:spacing w:after="0"/>
        <w:rPr>
          <w:rFonts w:ascii="Times New Roman" w:eastAsia="Times New Roman" w:hAnsi="Times New Roman" w:cs="Times New Roman"/>
        </w:rPr>
      </w:pPr>
    </w:p>
    <w:p w14:paraId="1FDDBAEE" w14:textId="4A046C86" w:rsidR="005772CA" w:rsidRDefault="5050674C" w:rsidP="6556B100">
      <w:pPr>
        <w:spacing w:after="0"/>
      </w:pPr>
      <w:r w:rsidRPr="6556B100">
        <w:rPr>
          <w:rFonts w:ascii="Times New Roman" w:eastAsia="Times New Roman" w:hAnsi="Times New Roman" w:cs="Times New Roman"/>
          <w:szCs w:val="22"/>
        </w:rPr>
        <w:t>Expected Result: New row appears in Entitlements</w:t>
      </w:r>
    </w:p>
    <w:p w14:paraId="3705258E" w14:textId="0EF2F3CE" w:rsidR="005772CA" w:rsidRDefault="005772CA" w:rsidP="007F7A93">
      <w:pPr>
        <w:spacing w:after="0"/>
      </w:pPr>
    </w:p>
    <w:p w14:paraId="233FA033" w14:textId="12C78F8C" w:rsidR="005772CA" w:rsidRDefault="1C2C0D67" w:rsidP="0CD94E77">
      <w:pPr>
        <w:pStyle w:val="Heading2"/>
        <w:rPr>
          <w:rStyle w:val="Heading3Char"/>
          <w:sz w:val="26"/>
          <w:szCs w:val="26"/>
        </w:rPr>
      </w:pPr>
      <w:bookmarkStart w:id="23" w:name="_Toc238034713"/>
      <w:r w:rsidRPr="10B6B1DD">
        <w:rPr>
          <w:rStyle w:val="Heading3Char"/>
          <w:sz w:val="26"/>
          <w:szCs w:val="26"/>
        </w:rPr>
        <w:t>SharePoint</w:t>
      </w:r>
      <w:r w:rsidR="5074A8F8" w:rsidRPr="10B6B1DD">
        <w:rPr>
          <w:rStyle w:val="Heading3Char"/>
          <w:sz w:val="26"/>
          <w:szCs w:val="26"/>
        </w:rPr>
        <w:t xml:space="preserve"> List </w:t>
      </w:r>
      <w:r w:rsidR="61421D53" w:rsidRPr="10B6B1DD">
        <w:rPr>
          <w:rStyle w:val="Heading3Char"/>
          <w:sz w:val="26"/>
          <w:szCs w:val="26"/>
        </w:rPr>
        <w:t xml:space="preserve">Registration </w:t>
      </w:r>
      <w:r w:rsidR="5074A8F8" w:rsidRPr="10B6B1DD">
        <w:rPr>
          <w:rStyle w:val="Heading3Char"/>
          <w:sz w:val="26"/>
          <w:szCs w:val="26"/>
        </w:rPr>
        <w:t>Upload</w:t>
      </w:r>
      <w:bookmarkEnd w:id="23"/>
    </w:p>
    <w:p w14:paraId="6255BBD2" w14:textId="6CE40DF0" w:rsidR="002424EC" w:rsidRDefault="005477EA" w:rsidP="11F7B7E3">
      <w:pPr>
        <w:rPr>
          <w:rFonts w:ascii="Times New Roman" w:hAnsi="Times New Roman"/>
        </w:rPr>
      </w:pPr>
      <w:r w:rsidRPr="0FB26E43">
        <w:rPr>
          <w:rFonts w:ascii="Times New Roman" w:hAnsi="Times New Roman"/>
        </w:rPr>
        <w:t xml:space="preserve">The </w:t>
      </w:r>
      <w:r w:rsidR="0FE54DD5" w:rsidRPr="0FB26E43">
        <w:rPr>
          <w:rFonts w:ascii="Times New Roman" w:hAnsi="Times New Roman"/>
        </w:rPr>
        <w:t>SharePoint</w:t>
      </w:r>
      <w:r w:rsidR="451473CA" w:rsidRPr="0FB26E43">
        <w:rPr>
          <w:rFonts w:ascii="Times New Roman" w:hAnsi="Times New Roman"/>
        </w:rPr>
        <w:t xml:space="preserve"> List Upload</w:t>
      </w:r>
      <w:r w:rsidRPr="0FB26E43">
        <w:rPr>
          <w:rFonts w:ascii="Times New Roman" w:hAnsi="Times New Roman"/>
        </w:rPr>
        <w:t xml:space="preserve"> flow is an </w:t>
      </w:r>
      <w:r w:rsidR="77FC0D9B" w:rsidRPr="0FB26E43">
        <w:rPr>
          <w:rFonts w:ascii="Times New Roman" w:hAnsi="Times New Roman"/>
        </w:rPr>
        <w:t xml:space="preserve">automatic </w:t>
      </w:r>
      <w:r w:rsidRPr="0FB26E43">
        <w:rPr>
          <w:rFonts w:ascii="Times New Roman" w:hAnsi="Times New Roman"/>
        </w:rPr>
        <w:t xml:space="preserve">cloud flow that is triggered </w:t>
      </w:r>
      <w:r w:rsidR="33FA44FF" w:rsidRPr="0FB26E43">
        <w:rPr>
          <w:rFonts w:ascii="Times New Roman" w:hAnsi="Times New Roman"/>
        </w:rPr>
        <w:t>when an item is added to the</w:t>
      </w:r>
      <w:r w:rsidR="147B2E27" w:rsidRPr="0FB26E43">
        <w:rPr>
          <w:rFonts w:ascii="Times New Roman" w:hAnsi="Times New Roman"/>
        </w:rPr>
        <w:t xml:space="preserve"> Registrations list in the SharePoint licensing site</w:t>
      </w:r>
      <w:r w:rsidRPr="0FB26E43">
        <w:rPr>
          <w:rFonts w:ascii="Times New Roman" w:hAnsi="Times New Roman"/>
        </w:rPr>
        <w:t xml:space="preserve">. It </w:t>
      </w:r>
      <w:r w:rsidR="20A10422" w:rsidRPr="0FB26E43">
        <w:rPr>
          <w:rFonts w:ascii="Times New Roman" w:hAnsi="Times New Roman"/>
        </w:rPr>
        <w:t xml:space="preserve">gathers </w:t>
      </w:r>
      <w:r w:rsidR="6461B7F3" w:rsidRPr="0FB26E43">
        <w:rPr>
          <w:rFonts w:ascii="Times New Roman" w:hAnsi="Times New Roman"/>
        </w:rPr>
        <w:t xml:space="preserve">the </w:t>
      </w:r>
      <w:r w:rsidR="586F38DA" w:rsidRPr="0FB26E43">
        <w:rPr>
          <w:rFonts w:ascii="Times New Roman" w:hAnsi="Times New Roman"/>
        </w:rPr>
        <w:t xml:space="preserve">data </w:t>
      </w:r>
      <w:r w:rsidR="6461B7F3" w:rsidRPr="0FB26E43">
        <w:rPr>
          <w:rFonts w:ascii="Times New Roman" w:hAnsi="Times New Roman"/>
        </w:rPr>
        <w:t>from the Products and Licenses table as well</w:t>
      </w:r>
      <w:r w:rsidR="066B404B" w:rsidRPr="0FB26E43">
        <w:rPr>
          <w:rFonts w:ascii="Times New Roman" w:hAnsi="Times New Roman"/>
        </w:rPr>
        <w:t xml:space="preserve">. </w:t>
      </w:r>
    </w:p>
    <w:p w14:paraId="3C2470F6" w14:textId="71811C0B" w:rsidR="574F6226" w:rsidRDefault="574F6226" w:rsidP="0FB26E43">
      <w:r w:rsidRPr="0FB26E43">
        <w:rPr>
          <w:rFonts w:ascii="Times New Roman" w:hAnsi="Times New Roman"/>
        </w:rPr>
        <w:t xml:space="preserve">The flow </w:t>
      </w:r>
      <w:r w:rsidR="757A1A14" w:rsidRPr="0FB26E43">
        <w:rPr>
          <w:rFonts w:ascii="Times New Roman" w:hAnsi="Times New Roman"/>
        </w:rPr>
        <w:t xml:space="preserve">reads </w:t>
      </w:r>
      <w:r w:rsidRPr="0FB26E43">
        <w:rPr>
          <w:rFonts w:ascii="Times New Roman" w:hAnsi="Times New Roman"/>
        </w:rPr>
        <w:t xml:space="preserve">the domain </w:t>
      </w:r>
      <w:r w:rsidR="78C3758A" w:rsidRPr="0FB26E43">
        <w:rPr>
          <w:rFonts w:ascii="Times New Roman" w:hAnsi="Times New Roman"/>
        </w:rPr>
        <w:t xml:space="preserve">from site URL </w:t>
      </w:r>
      <w:r w:rsidR="027A214D" w:rsidRPr="0FB26E43">
        <w:rPr>
          <w:rFonts w:ascii="Times New Roman" w:hAnsi="Times New Roman"/>
        </w:rPr>
        <w:t xml:space="preserve">and </w:t>
      </w:r>
      <w:r w:rsidR="1BC07EC0" w:rsidRPr="0FB26E43">
        <w:rPr>
          <w:rFonts w:ascii="Times New Roman" w:hAnsi="Times New Roman"/>
        </w:rPr>
        <w:t>detects</w:t>
      </w:r>
      <w:r w:rsidR="00680EDD" w:rsidRPr="0FB26E43">
        <w:rPr>
          <w:rFonts w:ascii="Times New Roman" w:hAnsi="Times New Roman"/>
        </w:rPr>
        <w:t xml:space="preserve"> between trial</w:t>
      </w:r>
      <w:r w:rsidR="3ECD9521" w:rsidRPr="0FB26E43">
        <w:rPr>
          <w:rFonts w:ascii="Times New Roman" w:hAnsi="Times New Roman"/>
        </w:rPr>
        <w:t xml:space="preserve"> or </w:t>
      </w:r>
      <w:r w:rsidR="00680EDD" w:rsidRPr="0FB26E43">
        <w:rPr>
          <w:rFonts w:ascii="Times New Roman" w:hAnsi="Times New Roman"/>
        </w:rPr>
        <w:t>license</w:t>
      </w:r>
      <w:r w:rsidR="5CCCE6BB" w:rsidRPr="0FB26E43">
        <w:rPr>
          <w:rFonts w:ascii="Times New Roman" w:hAnsi="Times New Roman"/>
        </w:rPr>
        <w:t>/</w:t>
      </w:r>
      <w:r w:rsidR="3F055302" w:rsidRPr="0FB26E43">
        <w:rPr>
          <w:rFonts w:ascii="Times New Roman" w:hAnsi="Times New Roman"/>
        </w:rPr>
        <w:t xml:space="preserve">expired </w:t>
      </w:r>
      <w:r w:rsidR="7B65816F" w:rsidRPr="0FB26E43">
        <w:rPr>
          <w:rFonts w:ascii="Times New Roman" w:hAnsi="Times New Roman"/>
        </w:rPr>
        <w:t>based on whether the license key is null</w:t>
      </w:r>
      <w:r w:rsidR="34F4DCCD" w:rsidRPr="0FB26E43">
        <w:rPr>
          <w:rFonts w:ascii="Times New Roman" w:hAnsi="Times New Roman"/>
        </w:rPr>
        <w:t>. It also calculates the expiration date based on whether the type is trial or license/expired. Then, it finds the row in Entitlements matching that customer’s domain</w:t>
      </w:r>
      <w:r w:rsidR="306FE755" w:rsidRPr="0FB26E43">
        <w:rPr>
          <w:rFonts w:ascii="Times New Roman" w:hAnsi="Times New Roman"/>
        </w:rPr>
        <w:t>. If a customer with that domain does not exist, a new customer is added and an email notification is sent.</w:t>
      </w:r>
    </w:p>
    <w:p w14:paraId="29312864" w14:textId="1653CE3C" w:rsidR="306FE755" w:rsidRDefault="306FE755" w:rsidP="0FB26E43">
      <w:r w:rsidRPr="0FB26E43">
        <w:rPr>
          <w:rFonts w:ascii="Times New Roman" w:hAnsi="Times New Roman"/>
        </w:rPr>
        <w:t>The entitlement record is updated to provide the entitlement type, expiration date, customer, license key, version, first used &amp; last accessed date, and site &amp; web URL. It can also add a new Entitlement entry if none exists.</w:t>
      </w:r>
    </w:p>
    <w:p w14:paraId="7B0241E7" w14:textId="11465706" w:rsidR="002424EC" w:rsidRPr="002424EC" w:rsidRDefault="00FF65CB" w:rsidP="11F7B7E3">
      <w:r w:rsidRPr="11F7B7E3">
        <w:rPr>
          <w:rFonts w:ascii="Times New Roman" w:hAnsi="Times New Roman"/>
        </w:rPr>
        <w:t>Limitation</w:t>
      </w:r>
      <w:r w:rsidR="43AA9B3E" w:rsidRPr="11F7B7E3">
        <w:rPr>
          <w:rFonts w:ascii="Times New Roman" w:hAnsi="Times New Roman"/>
        </w:rPr>
        <w:t>s</w:t>
      </w:r>
      <w:r w:rsidR="00EF4730" w:rsidRPr="11F7B7E3">
        <w:rPr>
          <w:rFonts w:ascii="Times New Roman" w:hAnsi="Times New Roman"/>
        </w:rPr>
        <w:t xml:space="preserve">: </w:t>
      </w:r>
    </w:p>
    <w:p w14:paraId="14405A75" w14:textId="161147E9" w:rsidR="002424EC" w:rsidRPr="002424EC" w:rsidRDefault="4DAB1E4C" w:rsidP="002F6286">
      <w:pPr>
        <w:pStyle w:val="ListParagraph"/>
        <w:numPr>
          <w:ilvl w:val="0"/>
          <w:numId w:val="2"/>
        </w:numPr>
        <w:rPr>
          <w:rFonts w:ascii="Times New Roman" w:hAnsi="Times New Roman" w:cs="Times New Roman"/>
        </w:rPr>
      </w:pPr>
      <w:r w:rsidRPr="11F7B7E3">
        <w:rPr>
          <w:rFonts w:ascii="Times New Roman" w:hAnsi="Times New Roman"/>
        </w:rPr>
        <w:t>Site URL prefix</w:t>
      </w:r>
      <w:r w:rsidR="00EF4730" w:rsidRPr="11F7B7E3">
        <w:rPr>
          <w:rFonts w:ascii="Times New Roman" w:hAnsi="Times New Roman" w:cs="Times New Roman"/>
        </w:rPr>
        <w:t xml:space="preserve"> </w:t>
      </w:r>
      <w:r w:rsidR="772C649A" w:rsidRPr="11F7B7E3">
        <w:rPr>
          <w:rFonts w:ascii="Times New Roman" w:hAnsi="Times New Roman" w:cs="Times New Roman"/>
        </w:rPr>
        <w:t>must</w:t>
      </w:r>
      <w:r w:rsidR="00EF4730" w:rsidRPr="11F7B7E3">
        <w:rPr>
          <w:rFonts w:ascii="Times New Roman" w:hAnsi="Times New Roman" w:cs="Times New Roman"/>
        </w:rPr>
        <w:t xml:space="preserve"> </w:t>
      </w:r>
      <w:r w:rsidR="00FF65CB" w:rsidRPr="11F7B7E3">
        <w:rPr>
          <w:rFonts w:ascii="Times New Roman" w:hAnsi="Times New Roman" w:cs="Times New Roman"/>
        </w:rPr>
        <w:t>match</w:t>
      </w:r>
      <w:r w:rsidR="08B0EF05" w:rsidRPr="11F7B7E3">
        <w:rPr>
          <w:rFonts w:ascii="Times New Roman" w:hAnsi="Times New Roman" w:cs="Times New Roman"/>
        </w:rPr>
        <w:t xml:space="preserve"> domain in Dataverse</w:t>
      </w:r>
      <w:r w:rsidR="715DA821" w:rsidRPr="11F7B7E3">
        <w:rPr>
          <w:rFonts w:ascii="Times New Roman" w:hAnsi="Times New Roman" w:cs="Times New Roman"/>
        </w:rPr>
        <w:t>.</w:t>
      </w:r>
    </w:p>
    <w:p w14:paraId="5E3DD545" w14:textId="38B0577A" w:rsidR="5B164042" w:rsidRDefault="5B164042" w:rsidP="002F6286">
      <w:pPr>
        <w:pStyle w:val="ListParagraph"/>
        <w:numPr>
          <w:ilvl w:val="0"/>
          <w:numId w:val="2"/>
        </w:numPr>
      </w:pPr>
      <w:r w:rsidRPr="11F7B7E3">
        <w:rPr>
          <w:rFonts w:ascii="Times New Roman" w:hAnsi="Times New Roman" w:cs="Times New Roman"/>
        </w:rPr>
        <w:t xml:space="preserve">If </w:t>
      </w:r>
      <w:r w:rsidR="3750C3B1" w:rsidRPr="11F7B7E3">
        <w:rPr>
          <w:rFonts w:ascii="Times New Roman" w:hAnsi="Times New Roman" w:cs="Times New Roman"/>
        </w:rPr>
        <w:t>information</w:t>
      </w:r>
      <w:r w:rsidRPr="11F7B7E3">
        <w:rPr>
          <w:rFonts w:ascii="Times New Roman" w:hAnsi="Times New Roman" w:cs="Times New Roman"/>
        </w:rPr>
        <w:t xml:space="preserve"> is added later</w:t>
      </w:r>
      <w:r w:rsidR="77B388D6" w:rsidRPr="11F7B7E3">
        <w:rPr>
          <w:rFonts w:ascii="Times New Roman" w:hAnsi="Times New Roman" w:cs="Times New Roman"/>
        </w:rPr>
        <w:t xml:space="preserve"> in the Licenses table</w:t>
      </w:r>
      <w:r w:rsidRPr="11F7B7E3">
        <w:rPr>
          <w:rFonts w:ascii="Times New Roman" w:hAnsi="Times New Roman" w:cs="Times New Roman"/>
        </w:rPr>
        <w:t xml:space="preserve">, the </w:t>
      </w:r>
      <w:r w:rsidR="0A610BF2" w:rsidRPr="11F7B7E3">
        <w:rPr>
          <w:rFonts w:ascii="Times New Roman" w:hAnsi="Times New Roman" w:cs="Times New Roman"/>
        </w:rPr>
        <w:t xml:space="preserve">flow does not get triggered </w:t>
      </w:r>
      <w:r w:rsidR="65BB09DE" w:rsidRPr="11F7B7E3">
        <w:rPr>
          <w:rFonts w:ascii="Times New Roman" w:hAnsi="Times New Roman" w:cs="Times New Roman"/>
        </w:rPr>
        <w:t>again—this means if there is no matching key in the Licenses table when the Registrations list is updated, the license entitlement is not detected.</w:t>
      </w:r>
      <w:r w:rsidR="5C5F9AF1" w:rsidRPr="6556B100">
        <w:rPr>
          <w:rFonts w:ascii="Times New Roman" w:hAnsi="Times New Roman" w:cs="Times New Roman"/>
        </w:rPr>
        <w:t xml:space="preserve"> There is a five minute delay built in to help prevent this.</w:t>
      </w:r>
    </w:p>
    <w:p w14:paraId="4F16E9B8" w14:textId="6042A0A2" w:rsidR="5CA0866F" w:rsidRDefault="5CA0866F" w:rsidP="002F6286">
      <w:pPr>
        <w:pStyle w:val="ListParagraph"/>
        <w:numPr>
          <w:ilvl w:val="1"/>
          <w:numId w:val="2"/>
        </w:numPr>
        <w:rPr>
          <w:rFonts w:ascii="Times New Roman" w:hAnsi="Times New Roman" w:cs="Times New Roman"/>
          <w:b/>
        </w:rPr>
      </w:pPr>
      <w:r w:rsidRPr="0FB26E43">
        <w:rPr>
          <w:rFonts w:ascii="Times New Roman" w:hAnsi="Times New Roman" w:cs="Times New Roman"/>
        </w:rPr>
        <w:t xml:space="preserve">Avoided by </w:t>
      </w:r>
      <w:r w:rsidRPr="0FB26E43">
        <w:rPr>
          <w:rFonts w:ascii="Times New Roman" w:hAnsi="Times New Roman" w:cs="Times New Roman"/>
          <w:b/>
          <w:bCs/>
        </w:rPr>
        <w:t>entering the key in Registrations after it is already in Licenses</w:t>
      </w:r>
    </w:p>
    <w:p w14:paraId="42D2483B" w14:textId="35F26F4D" w:rsidR="52B0B7F6" w:rsidRDefault="52B0B7F6" w:rsidP="6556B100">
      <w:pPr>
        <w:spacing w:after="0"/>
        <w:rPr>
          <w:rFonts w:ascii="Times New Roman" w:hAnsi="Times New Roman" w:cs="Times New Roman"/>
        </w:rPr>
      </w:pPr>
      <w:r w:rsidRPr="6556B100">
        <w:rPr>
          <w:rFonts w:ascii="Times New Roman" w:hAnsi="Times New Roman" w:cs="Times New Roman"/>
        </w:rPr>
        <w:t xml:space="preserve">Expected Result: Entitlement record updated </w:t>
      </w:r>
    </w:p>
    <w:p w14:paraId="0EEEE84B" w14:textId="325081DD" w:rsidR="6556B100" w:rsidRDefault="6556B100" w:rsidP="6556B100">
      <w:pPr>
        <w:pStyle w:val="Heading2"/>
        <w:rPr>
          <w:rStyle w:val="Heading3Char"/>
          <w:sz w:val="26"/>
          <w:szCs w:val="26"/>
        </w:rPr>
      </w:pPr>
    </w:p>
    <w:p w14:paraId="543C0EA8" w14:textId="5BDBD797" w:rsidR="4E392DC4" w:rsidRDefault="26C1F111" w:rsidP="0FB26E43">
      <w:pPr>
        <w:pStyle w:val="Heading2"/>
        <w:rPr>
          <w:rStyle w:val="Heading3Char"/>
          <w:sz w:val="26"/>
          <w:szCs w:val="26"/>
        </w:rPr>
      </w:pPr>
      <w:bookmarkStart w:id="24" w:name="_Toc238034714"/>
      <w:r w:rsidRPr="10B6B1DD">
        <w:rPr>
          <w:rStyle w:val="Heading3Char"/>
          <w:sz w:val="26"/>
          <w:szCs w:val="26"/>
        </w:rPr>
        <w:t>SharePoint</w:t>
      </w:r>
      <w:r w:rsidR="4E392DC4" w:rsidRPr="10B6B1DD">
        <w:rPr>
          <w:rStyle w:val="Heading3Char"/>
          <w:sz w:val="26"/>
          <w:szCs w:val="26"/>
        </w:rPr>
        <w:t xml:space="preserve"> List Product Upload</w:t>
      </w:r>
      <w:bookmarkEnd w:id="24"/>
    </w:p>
    <w:p w14:paraId="44385F7E" w14:textId="73568792" w:rsidR="4E392DC4" w:rsidRDefault="4E392DC4" w:rsidP="0FB26E43">
      <w:r w:rsidRPr="0FB26E43">
        <w:rPr>
          <w:rFonts w:ascii="Times New Roman" w:hAnsi="Times New Roman"/>
        </w:rPr>
        <w:t xml:space="preserve">The </w:t>
      </w:r>
      <w:r w:rsidR="58B5802C" w:rsidRPr="0FB26E43">
        <w:rPr>
          <w:rFonts w:ascii="Times New Roman" w:hAnsi="Times New Roman"/>
        </w:rPr>
        <w:t>SharePoint</w:t>
      </w:r>
      <w:r w:rsidRPr="0FB26E43">
        <w:rPr>
          <w:rFonts w:ascii="Times New Roman" w:hAnsi="Times New Roman"/>
        </w:rPr>
        <w:t xml:space="preserve"> List Upload flow is an automatic cloud flow that is triggered when an item is added to the Products list in the SharePoint licensing site. If a new product is </w:t>
      </w:r>
      <w:r w:rsidR="0D6522CC" w:rsidRPr="0FB26E43">
        <w:rPr>
          <w:rFonts w:ascii="Times New Roman" w:hAnsi="Times New Roman"/>
        </w:rPr>
        <w:t xml:space="preserve">entered </w:t>
      </w:r>
      <w:r w:rsidRPr="0FB26E43">
        <w:rPr>
          <w:rFonts w:ascii="Times New Roman" w:hAnsi="Times New Roman"/>
        </w:rPr>
        <w:t xml:space="preserve">in SharePoint, </w:t>
      </w:r>
      <w:r w:rsidR="40C84D9E" w:rsidRPr="0FB26E43">
        <w:rPr>
          <w:rFonts w:ascii="Times New Roman" w:hAnsi="Times New Roman"/>
        </w:rPr>
        <w:t>the flow will add it to the Product</w:t>
      </w:r>
      <w:r w:rsidR="520843FE" w:rsidRPr="0FB26E43">
        <w:rPr>
          <w:rFonts w:ascii="Times New Roman" w:hAnsi="Times New Roman"/>
        </w:rPr>
        <w:t xml:space="preserve"> table. If a product’s version is updated, it adds that version to the </w:t>
      </w:r>
      <w:r w:rsidR="40C84D9E" w:rsidRPr="0FB26E43">
        <w:rPr>
          <w:rFonts w:ascii="Times New Roman" w:hAnsi="Times New Roman"/>
        </w:rPr>
        <w:t>Product Version table in Dataverse and update</w:t>
      </w:r>
      <w:r w:rsidR="16DFE0E6" w:rsidRPr="0FB26E43">
        <w:rPr>
          <w:rFonts w:ascii="Times New Roman" w:hAnsi="Times New Roman"/>
        </w:rPr>
        <w:t>s</w:t>
      </w:r>
      <w:r w:rsidR="40C84D9E" w:rsidRPr="0FB26E43">
        <w:rPr>
          <w:rFonts w:ascii="Times New Roman" w:hAnsi="Times New Roman"/>
        </w:rPr>
        <w:t xml:space="preserve"> the latest release version</w:t>
      </w:r>
      <w:r w:rsidR="78EBEA3F" w:rsidRPr="0FB26E43">
        <w:rPr>
          <w:rFonts w:ascii="Times New Roman" w:hAnsi="Times New Roman"/>
        </w:rPr>
        <w:t xml:space="preserve"> in the Product table</w:t>
      </w:r>
      <w:r w:rsidR="40C84D9E" w:rsidRPr="0FB26E43">
        <w:rPr>
          <w:rFonts w:ascii="Times New Roman" w:hAnsi="Times New Roman"/>
        </w:rPr>
        <w:t>.</w:t>
      </w:r>
    </w:p>
    <w:p w14:paraId="64D6EFCB" w14:textId="33099300" w:rsidR="044F3EAC" w:rsidRDefault="044F3EAC" w:rsidP="6556B100">
      <w:pPr>
        <w:spacing w:after="0"/>
      </w:pPr>
      <w:r w:rsidRPr="0CD94E77">
        <w:rPr>
          <w:rFonts w:ascii="Times New Roman" w:hAnsi="Times New Roman"/>
        </w:rPr>
        <w:t>Expected Result: New row appears in Version (and</w:t>
      </w:r>
      <w:r w:rsidR="6611EB32" w:rsidRPr="0CD94E77">
        <w:rPr>
          <w:rFonts w:ascii="Times New Roman" w:hAnsi="Times New Roman"/>
        </w:rPr>
        <w:t xml:space="preserve"> </w:t>
      </w:r>
      <w:r w:rsidRPr="0CD94E77">
        <w:rPr>
          <w:rFonts w:ascii="Times New Roman" w:hAnsi="Times New Roman"/>
        </w:rPr>
        <w:t>Product</w:t>
      </w:r>
      <w:r w:rsidR="295632B2" w:rsidRPr="0CD94E77">
        <w:rPr>
          <w:rFonts w:ascii="Times New Roman" w:hAnsi="Times New Roman"/>
        </w:rPr>
        <w:t xml:space="preserve"> if a new product is added)</w:t>
      </w:r>
    </w:p>
    <w:p w14:paraId="682CF5D8" w14:textId="0E149980" w:rsidR="0CD94E77" w:rsidRDefault="0CD94E77" w:rsidP="0CD94E77">
      <w:pPr>
        <w:spacing w:after="0"/>
        <w:rPr>
          <w:rFonts w:ascii="Times New Roman" w:hAnsi="Times New Roman"/>
        </w:rPr>
      </w:pPr>
    </w:p>
    <w:p w14:paraId="7773D736" w14:textId="716C3787" w:rsidR="2E91C9FE" w:rsidRDefault="2E91C9FE" w:rsidP="0CD94E77">
      <w:pPr>
        <w:spacing w:after="0"/>
        <w:rPr>
          <w:rStyle w:val="Heading2Char"/>
        </w:rPr>
      </w:pPr>
      <w:bookmarkStart w:id="25" w:name="_Toc238034715"/>
      <w:r w:rsidRPr="10B6B1DD">
        <w:rPr>
          <w:rStyle w:val="Heading2Char"/>
        </w:rPr>
        <w:t>Update Expiration</w:t>
      </w:r>
      <w:bookmarkEnd w:id="25"/>
    </w:p>
    <w:p w14:paraId="5E1DB1C4" w14:textId="51C819AE" w:rsidR="2E91C9FE" w:rsidRDefault="2E91C9FE" w:rsidP="0CD94E77">
      <w:r w:rsidRPr="0CD94E77">
        <w:rPr>
          <w:rFonts w:ascii="Times New Roman" w:hAnsi="Times New Roman"/>
        </w:rPr>
        <w:t xml:space="preserve">The </w:t>
      </w:r>
      <w:r w:rsidRPr="0CD94E77">
        <w:rPr>
          <w:rStyle w:val="Heading2Char"/>
          <w:rFonts w:ascii="Times New Roman" w:hAnsi="Times New Roman"/>
          <w:color w:val="auto"/>
          <w:sz w:val="22"/>
          <w:szCs w:val="22"/>
        </w:rPr>
        <w:t>Update Expiration</w:t>
      </w:r>
      <w:r w:rsidRPr="0CD94E77">
        <w:rPr>
          <w:rFonts w:ascii="Times New Roman" w:hAnsi="Times New Roman"/>
        </w:rPr>
        <w:t xml:space="preserve"> flow is an automatic cloud flow that is triggered when an item is added or modified in the Licenses list in the SharePoint licensing site. It lists the rows in the Entitlements table with a matching license key and upda</w:t>
      </w:r>
      <w:r w:rsidR="61A2A6E6" w:rsidRPr="0CD94E77">
        <w:rPr>
          <w:rFonts w:ascii="Times New Roman" w:hAnsi="Times New Roman"/>
        </w:rPr>
        <w:t>tes their expiration date</w:t>
      </w:r>
      <w:r w:rsidRPr="0CD94E77">
        <w:rPr>
          <w:rFonts w:ascii="Times New Roman" w:hAnsi="Times New Roman"/>
        </w:rPr>
        <w:t>.</w:t>
      </w:r>
    </w:p>
    <w:p w14:paraId="71D17067" w14:textId="5F0C9F75" w:rsidR="1BB67BDD" w:rsidRDefault="1BB67BDD" w:rsidP="0CD94E77">
      <w:r w:rsidRPr="0CD94E77">
        <w:rPr>
          <w:rFonts w:ascii="Times New Roman" w:hAnsi="Times New Roman"/>
        </w:rPr>
        <w:t>Expected Result: Expiration date changes are reflected in Dataverse</w:t>
      </w:r>
    </w:p>
    <w:p w14:paraId="2B236B31" w14:textId="41F962E6" w:rsidR="0CD94E77" w:rsidRDefault="0CD94E77" w:rsidP="0CD94E77">
      <w:pPr>
        <w:spacing w:after="0"/>
        <w:rPr>
          <w:rFonts w:ascii="Times New Roman" w:hAnsi="Times New Roman"/>
        </w:rPr>
      </w:pPr>
    </w:p>
    <w:p w14:paraId="4BB64D97" w14:textId="6B3ECEB9" w:rsidR="7CA71117" w:rsidRDefault="7CA71117" w:rsidP="7CA71117">
      <w:pPr>
        <w:spacing w:after="0"/>
      </w:pPr>
    </w:p>
    <w:p w14:paraId="19A42EAC" w14:textId="536997A2" w:rsidR="005772CA" w:rsidRPr="00FD4363" w:rsidRDefault="005772CA" w:rsidP="005772CA">
      <w:pPr>
        <w:pStyle w:val="Heading2"/>
        <w:rPr>
          <w:rStyle w:val="Heading3Char"/>
          <w:sz w:val="26"/>
          <w:szCs w:val="26"/>
        </w:rPr>
      </w:pPr>
      <w:bookmarkStart w:id="26" w:name="_Toc238034716"/>
      <w:r w:rsidRPr="10B6B1DD">
        <w:rPr>
          <w:rStyle w:val="Heading3Char"/>
          <w:sz w:val="26"/>
          <w:szCs w:val="26"/>
        </w:rPr>
        <w:t xml:space="preserve">Scheduled </w:t>
      </w:r>
      <w:r>
        <w:t>Cloud</w:t>
      </w:r>
      <w:r w:rsidRPr="10B6B1DD">
        <w:rPr>
          <w:rStyle w:val="Heading3Char"/>
          <w:sz w:val="26"/>
          <w:szCs w:val="26"/>
        </w:rPr>
        <w:t xml:space="preserve"> Flow – </w:t>
      </w:r>
      <w:r w:rsidR="00036694">
        <w:t xml:space="preserve">Expire </w:t>
      </w:r>
      <w:r w:rsidR="7A1183E0">
        <w:t>License</w:t>
      </w:r>
      <w:r w:rsidR="00036694">
        <w:t xml:space="preserve"> Automatically</w:t>
      </w:r>
      <w:bookmarkEnd w:id="26"/>
    </w:p>
    <w:p w14:paraId="5711998F" w14:textId="60D7A839" w:rsidR="005772CA" w:rsidRDefault="00570437" w:rsidP="005772CA">
      <w:pPr>
        <w:rPr>
          <w:rFonts w:ascii="Times New Roman" w:hAnsi="Times New Roman"/>
        </w:rPr>
      </w:pPr>
      <w:r>
        <w:rPr>
          <w:rFonts w:ascii="Times New Roman" w:hAnsi="Times New Roman"/>
        </w:rPr>
        <w:t xml:space="preserve">The </w:t>
      </w:r>
      <w:r w:rsidRPr="00570437">
        <w:rPr>
          <w:rFonts w:ascii="Times New Roman" w:hAnsi="Times New Roman"/>
        </w:rPr>
        <w:t xml:space="preserve">Expire Entitlements Automatically </w:t>
      </w:r>
      <w:r>
        <w:rPr>
          <w:rFonts w:ascii="Times New Roman" w:hAnsi="Times New Roman"/>
        </w:rPr>
        <w:t>flow is a scheduled cloud flow that</w:t>
      </w:r>
      <w:r w:rsidR="002425E3">
        <w:rPr>
          <w:rFonts w:ascii="Times New Roman" w:hAnsi="Times New Roman"/>
        </w:rPr>
        <w:t xml:space="preserve"> runs at midnight daily and checks for </w:t>
      </w:r>
      <w:r w:rsidR="6D58E732" w:rsidRPr="7208D081">
        <w:rPr>
          <w:rFonts w:ascii="Times New Roman" w:hAnsi="Times New Roman"/>
        </w:rPr>
        <w:t xml:space="preserve">license </w:t>
      </w:r>
      <w:r w:rsidR="002425E3">
        <w:rPr>
          <w:rFonts w:ascii="Times New Roman" w:hAnsi="Times New Roman"/>
        </w:rPr>
        <w:t>entitlements that have passed their expiration date.</w:t>
      </w:r>
    </w:p>
    <w:p w14:paraId="5CCE03F1" w14:textId="599FC655" w:rsidR="00D842C5" w:rsidRDefault="00BB139B" w:rsidP="005E0421">
      <w:pPr>
        <w:spacing w:after="0"/>
      </w:pPr>
      <w:r>
        <w:rPr>
          <w:rFonts w:ascii="Times New Roman" w:hAnsi="Times New Roman"/>
        </w:rPr>
        <w:t xml:space="preserve">It lists the current active </w:t>
      </w:r>
      <w:r w:rsidR="3F7D4120" w:rsidRPr="7208D081">
        <w:rPr>
          <w:rFonts w:ascii="Times New Roman" w:hAnsi="Times New Roman"/>
        </w:rPr>
        <w:t>licenses</w:t>
      </w:r>
      <w:r>
        <w:rPr>
          <w:rFonts w:ascii="Times New Roman" w:hAnsi="Times New Roman"/>
        </w:rPr>
        <w:t xml:space="preserve"> and for each row, </w:t>
      </w:r>
      <w:r w:rsidR="00A9591E">
        <w:rPr>
          <w:rFonts w:ascii="Times New Roman" w:hAnsi="Times New Roman"/>
        </w:rPr>
        <w:t>if the expiration date has passed, it sets the type to “</w:t>
      </w:r>
      <w:r w:rsidR="00BB5883">
        <w:rPr>
          <w:rFonts w:ascii="Times New Roman" w:hAnsi="Times New Roman"/>
        </w:rPr>
        <w:t>Expired</w:t>
      </w:r>
      <w:r w:rsidR="00A9591E">
        <w:rPr>
          <w:rFonts w:ascii="Times New Roman" w:hAnsi="Times New Roman"/>
        </w:rPr>
        <w:t>”.</w:t>
      </w:r>
    </w:p>
    <w:p w14:paraId="1CACAC41" w14:textId="50EB7BB8" w:rsidR="7F54BF13" w:rsidRDefault="7F54BF13" w:rsidP="7208D081">
      <w:pPr>
        <w:spacing w:after="0"/>
      </w:pPr>
      <w:r w:rsidRPr="7208D081">
        <w:rPr>
          <w:rFonts w:ascii="Times New Roman" w:hAnsi="Times New Roman"/>
        </w:rPr>
        <w:t>Trials are not intended to be set to “Expired” so we and the system can keep them separate from licenses.</w:t>
      </w:r>
    </w:p>
    <w:p w14:paraId="0FDF3289" w14:textId="77777777" w:rsidR="005E0421" w:rsidRDefault="005E0421" w:rsidP="005E0421">
      <w:pPr>
        <w:spacing w:after="0"/>
        <w:rPr>
          <w:rFonts w:ascii="Times New Roman" w:hAnsi="Times New Roman"/>
        </w:rPr>
      </w:pPr>
    </w:p>
    <w:p w14:paraId="1C057042" w14:textId="34C7206F" w:rsidR="7CA71117" w:rsidRDefault="7CA71117" w:rsidP="7CA71117">
      <w:pPr>
        <w:spacing w:after="0"/>
        <w:rPr>
          <w:rFonts w:ascii="Times New Roman" w:hAnsi="Times New Roman"/>
        </w:rPr>
      </w:pPr>
    </w:p>
    <w:p w14:paraId="1AE66C70" w14:textId="77777777" w:rsidR="005E0421" w:rsidRPr="00FD4363" w:rsidRDefault="005E0421" w:rsidP="005E0421">
      <w:pPr>
        <w:pStyle w:val="Heading2"/>
        <w:rPr>
          <w:rStyle w:val="Heading3Char"/>
          <w:sz w:val="26"/>
          <w:szCs w:val="26"/>
        </w:rPr>
      </w:pPr>
      <w:bookmarkStart w:id="27" w:name="_Toc238034717"/>
      <w:r w:rsidRPr="10B6B1DD">
        <w:rPr>
          <w:rStyle w:val="Heading3Char"/>
          <w:sz w:val="26"/>
          <w:szCs w:val="26"/>
        </w:rPr>
        <w:t xml:space="preserve">Scheduled </w:t>
      </w:r>
      <w:r>
        <w:t>Cloud</w:t>
      </w:r>
      <w:r w:rsidRPr="10B6B1DD">
        <w:rPr>
          <w:rStyle w:val="Heading3Char"/>
          <w:sz w:val="26"/>
          <w:szCs w:val="26"/>
        </w:rPr>
        <w:t xml:space="preserve"> Flow – </w:t>
      </w:r>
      <w:hyperlink r:id="rId25">
        <w:r w:rsidRPr="10B6B1DD">
          <w:rPr>
            <w:rStyle w:val="Hyperlink"/>
            <w:color w:val="0F4761" w:themeColor="accent1" w:themeShade="BF"/>
            <w:u w:val="none"/>
          </w:rPr>
          <w:t>Complete Email Sequence</w:t>
        </w:r>
        <w:bookmarkEnd w:id="27"/>
      </w:hyperlink>
    </w:p>
    <w:p w14:paraId="14DAC880" w14:textId="50F376BD" w:rsidR="005E0421" w:rsidRPr="00E51F89" w:rsidRDefault="005E0421" w:rsidP="005E0421">
      <w:r>
        <w:rPr>
          <w:rFonts w:ascii="Times New Roman" w:hAnsi="Times New Roman"/>
        </w:rPr>
        <w:t xml:space="preserve">The Complete Email Sequence flow is a scheduled cloud flow that sends emails </w:t>
      </w:r>
      <w:r w:rsidR="00E51F89">
        <w:rPr>
          <w:rFonts w:ascii="Times New Roman" w:hAnsi="Times New Roman"/>
        </w:rPr>
        <w:t>e</w:t>
      </w:r>
      <w:r w:rsidR="00E51F89">
        <w:rPr>
          <w:rFonts w:ascii="Times New Roman" w:eastAsia="Times New Roman" w:hAnsi="Times New Roman" w:cs="Times New Roman"/>
        </w:rPr>
        <w:t>very day at 11:00 AM EST</w:t>
      </w:r>
      <w:r w:rsidR="00E51F89">
        <w:t xml:space="preserve"> </w:t>
      </w:r>
      <w:r w:rsidRPr="41C1A534">
        <w:rPr>
          <w:rFonts w:ascii="Times New Roman" w:hAnsi="Times New Roman"/>
        </w:rPr>
        <w:t>to primary contacts</w:t>
      </w:r>
      <w:r w:rsidR="00E51F89">
        <w:rPr>
          <w:rFonts w:ascii="Times New Roman" w:hAnsi="Times New Roman"/>
        </w:rPr>
        <w:t xml:space="preserve"> according to their lifecycle stage</w:t>
      </w:r>
      <w:r>
        <w:rPr>
          <w:rFonts w:ascii="Times New Roman" w:hAnsi="Times New Roman"/>
        </w:rPr>
        <w:t>.</w:t>
      </w:r>
    </w:p>
    <w:p w14:paraId="50D25404" w14:textId="6D22E6CF" w:rsidR="005E0421" w:rsidDel="006D2233" w:rsidRDefault="005E0421" w:rsidP="005E0421">
      <w:pPr>
        <w:rPr>
          <w:rFonts w:ascii="Times New Roman" w:hAnsi="Times New Roman"/>
        </w:rPr>
      </w:pPr>
      <w:r w:rsidRPr="0FB26E43">
        <w:rPr>
          <w:rFonts w:ascii="Times New Roman" w:hAnsi="Times New Roman"/>
        </w:rPr>
        <w:t xml:space="preserve">For each row in the CustomerContacts table in Dataverse, checks for Primary contacts. Next, it checks whether the time is between 5 AM and 7:59 PM EST and it is a weekday. If so, it checks what type of Entitlement exists, checks the stage, </w:t>
      </w:r>
      <w:commentRangeStart w:id="28"/>
      <w:commentRangeStart w:id="29"/>
      <w:r w:rsidRPr="0FB26E43">
        <w:rPr>
          <w:rFonts w:ascii="Times New Roman" w:hAnsi="Times New Roman"/>
        </w:rPr>
        <w:t xml:space="preserve">sends an email notification </w:t>
      </w:r>
      <w:commentRangeEnd w:id="28"/>
      <w:r w:rsidRPr="0FB26E43">
        <w:rPr>
          <w:rStyle w:val="CommentReference"/>
          <w:rFonts w:ascii="Times New Roman" w:hAnsi="Times New Roman"/>
          <w:sz w:val="22"/>
          <w:szCs w:val="24"/>
        </w:rPr>
        <w:commentReference w:id="28"/>
      </w:r>
      <w:commentRangeEnd w:id="29"/>
      <w:r w:rsidRPr="0FB26E43">
        <w:rPr>
          <w:rStyle w:val="CommentReference"/>
          <w:rFonts w:ascii="Times New Roman" w:hAnsi="Times New Roman"/>
          <w:sz w:val="22"/>
          <w:szCs w:val="24"/>
        </w:rPr>
        <w:commentReference w:id="29"/>
      </w:r>
      <w:r w:rsidR="35DC785B" w:rsidRPr="0FB26E43">
        <w:rPr>
          <w:rFonts w:ascii="Times New Roman" w:hAnsi="Times New Roman"/>
        </w:rPr>
        <w:t>(</w:t>
      </w:r>
      <w:r w:rsidR="438C0FCD" w:rsidRPr="0FB26E43">
        <w:rPr>
          <w:rFonts w:ascii="Times New Roman" w:hAnsi="Times New Roman"/>
        </w:rPr>
        <w:t>if the email is active</w:t>
      </w:r>
      <w:r w:rsidR="7850D204" w:rsidRPr="0FB26E43">
        <w:rPr>
          <w:rFonts w:ascii="Times New Roman" w:hAnsi="Times New Roman"/>
        </w:rPr>
        <w:t>)</w:t>
      </w:r>
      <w:r w:rsidR="438C0FCD" w:rsidRPr="0FB26E43">
        <w:rPr>
          <w:rFonts w:ascii="Times New Roman" w:hAnsi="Times New Roman"/>
        </w:rPr>
        <w:t xml:space="preserve"> </w:t>
      </w:r>
      <w:r w:rsidRPr="0FB26E43">
        <w:rPr>
          <w:rFonts w:ascii="Times New Roman" w:hAnsi="Times New Roman"/>
        </w:rPr>
        <w:t>to a customer if needed, and updates the stage and last contacted date.</w:t>
      </w:r>
      <w:r w:rsidR="3ACC522D" w:rsidRPr="0FB26E43">
        <w:rPr>
          <w:rFonts w:ascii="Times New Roman" w:hAnsi="Times New Roman"/>
        </w:rPr>
        <w:t xml:space="preserve"> If the email is a marketing communication, it also checks whether the customer has opted out.</w:t>
      </w:r>
    </w:p>
    <w:p w14:paraId="2FEDF0A0" w14:textId="4EB285E1" w:rsidR="005E0421" w:rsidRPr="008526B6" w:rsidRDefault="005E0421" w:rsidP="002F6286">
      <w:pPr>
        <w:pStyle w:val="ListParagraph"/>
        <w:numPr>
          <w:ilvl w:val="0"/>
          <w:numId w:val="15"/>
        </w:numPr>
        <w:rPr>
          <w:rFonts w:ascii="Times New Roman" w:hAnsi="Times New Roman"/>
        </w:rPr>
      </w:pPr>
      <w:r>
        <w:rPr>
          <w:rFonts w:ascii="Times New Roman" w:eastAsia="Times New Roman" w:hAnsi="Times New Roman" w:cs="Times New Roman"/>
        </w:rPr>
        <w:t xml:space="preserve">Onboarding case: </w:t>
      </w:r>
      <w:r w:rsidRPr="003B0718" w:rsidDel="00601CD5">
        <w:rPr>
          <w:rFonts w:ascii="Times New Roman" w:eastAsia="Times New Roman" w:hAnsi="Times New Roman" w:cs="Times New Roman"/>
        </w:rPr>
        <w:t>If new</w:t>
      </w:r>
      <w:r w:rsidRPr="41C1A534">
        <w:rPr>
          <w:rFonts w:ascii="Times New Roman" w:eastAsia="Times New Roman" w:hAnsi="Times New Roman" w:cs="Times New Roman"/>
        </w:rPr>
        <w:t xml:space="preserve"> (Stage 0),</w:t>
      </w:r>
      <w:r w:rsidRPr="003B0718" w:rsidDel="00601CD5">
        <w:rPr>
          <w:rFonts w:ascii="Times New Roman" w:eastAsia="Times New Roman" w:hAnsi="Times New Roman" w:cs="Times New Roman"/>
        </w:rPr>
        <w:t xml:space="preserve"> i</w:t>
      </w:r>
      <w:r w:rsidRPr="003B0718" w:rsidDel="007A5127">
        <w:rPr>
          <w:rFonts w:ascii="Times New Roman" w:eastAsia="Times New Roman" w:hAnsi="Times New Roman" w:cs="Times New Roman"/>
        </w:rPr>
        <w:t xml:space="preserve">t sends a welcome email and updates to </w:t>
      </w:r>
      <w:r w:rsidRPr="41C1A534">
        <w:rPr>
          <w:rFonts w:ascii="Times New Roman" w:eastAsia="Times New Roman" w:hAnsi="Times New Roman" w:cs="Times New Roman"/>
        </w:rPr>
        <w:t>Stage</w:t>
      </w:r>
      <w:r w:rsidRPr="003B0718" w:rsidDel="007A5127">
        <w:rPr>
          <w:rFonts w:ascii="Times New Roman" w:eastAsia="Times New Roman" w:hAnsi="Times New Roman" w:cs="Times New Roman"/>
        </w:rPr>
        <w:t xml:space="preserve"> 1. </w:t>
      </w:r>
      <w:r w:rsidRPr="008526B6">
        <w:rPr>
          <w:rFonts w:ascii="Times New Roman" w:hAnsi="Times New Roman"/>
        </w:rPr>
        <w:t xml:space="preserve">For </w:t>
      </w:r>
      <w:r w:rsidR="298DBAC7" w:rsidRPr="35489F39">
        <w:rPr>
          <w:rFonts w:ascii="Times New Roman" w:hAnsi="Times New Roman"/>
        </w:rPr>
        <w:t>Stage</w:t>
      </w:r>
      <w:r w:rsidRPr="008526B6">
        <w:rPr>
          <w:rFonts w:ascii="Times New Roman" w:hAnsi="Times New Roman"/>
        </w:rPr>
        <w:t xml:space="preserve"> 2, checks whether 7 days have passed since </w:t>
      </w:r>
      <w:r w:rsidR="0027432C" w:rsidRPr="35489F39">
        <w:rPr>
          <w:rFonts w:ascii="Times New Roman" w:hAnsi="Times New Roman"/>
        </w:rPr>
        <w:t>the lead was created</w:t>
      </w:r>
      <w:r w:rsidR="298DBAC7" w:rsidRPr="35489F39">
        <w:rPr>
          <w:rFonts w:ascii="Times New Roman" w:hAnsi="Times New Roman"/>
        </w:rPr>
        <w:t xml:space="preserve">. </w:t>
      </w:r>
      <w:r w:rsidR="251831B4" w:rsidRPr="35489F39">
        <w:rPr>
          <w:rFonts w:ascii="Times New Roman" w:hAnsi="Times New Roman"/>
        </w:rPr>
        <w:t>Stage 3 is 14 days. If the lead is more than 20 days old, no email is sent.</w:t>
      </w:r>
    </w:p>
    <w:p w14:paraId="5634F56D" w14:textId="77777777" w:rsidR="005E0421" w:rsidRPr="008526B6" w:rsidRDefault="005E0421" w:rsidP="002F6286">
      <w:pPr>
        <w:pStyle w:val="ListParagraph"/>
        <w:numPr>
          <w:ilvl w:val="0"/>
          <w:numId w:val="15"/>
        </w:numPr>
      </w:pPr>
      <w:r>
        <w:rPr>
          <w:rFonts w:ascii="Times New Roman" w:hAnsi="Times New Roman"/>
        </w:rPr>
        <w:t>Trial case: emails 5 (5 days before expiration) &amp; 6 (1 day after expiration)</w:t>
      </w:r>
    </w:p>
    <w:p w14:paraId="21C4FBB6" w14:textId="6140C539" w:rsidR="007C1AA7" w:rsidRPr="00FC782C" w:rsidRDefault="005E0421" w:rsidP="002F6286">
      <w:pPr>
        <w:pStyle w:val="ListParagraph"/>
        <w:numPr>
          <w:ilvl w:val="0"/>
          <w:numId w:val="15"/>
        </w:numPr>
      </w:pPr>
      <w:r w:rsidRPr="0FB26E43">
        <w:rPr>
          <w:rFonts w:ascii="Times New Roman" w:hAnsi="Times New Roman"/>
        </w:rPr>
        <w:t>License case: emails 7</w:t>
      </w:r>
      <w:r w:rsidR="00285847" w:rsidRPr="0FB26E43">
        <w:rPr>
          <w:rFonts w:ascii="Times New Roman" w:hAnsi="Times New Roman"/>
        </w:rPr>
        <w:t xml:space="preserve"> (</w:t>
      </w:r>
      <w:r w:rsidR="00F165C5" w:rsidRPr="0FB26E43">
        <w:rPr>
          <w:rFonts w:ascii="Times New Roman" w:hAnsi="Times New Roman"/>
        </w:rPr>
        <w:t xml:space="preserve">when </w:t>
      </w:r>
      <w:r w:rsidR="00285847" w:rsidRPr="0FB26E43">
        <w:rPr>
          <w:rFonts w:ascii="Times New Roman" w:hAnsi="Times New Roman"/>
        </w:rPr>
        <w:t>license</w:t>
      </w:r>
      <w:r w:rsidR="00F165C5" w:rsidRPr="0FB26E43">
        <w:rPr>
          <w:rFonts w:ascii="Times New Roman" w:hAnsi="Times New Roman"/>
        </w:rPr>
        <w:t xml:space="preserve"> is purchased</w:t>
      </w:r>
      <w:r w:rsidR="0532897C" w:rsidRPr="0FB26E43">
        <w:rPr>
          <w:rFonts w:ascii="Times New Roman" w:hAnsi="Times New Roman"/>
        </w:rPr>
        <w:t>, does not send over 20 days after purchase</w:t>
      </w:r>
      <w:r w:rsidR="00285847" w:rsidRPr="0FB26E43">
        <w:rPr>
          <w:rFonts w:ascii="Times New Roman" w:hAnsi="Times New Roman"/>
        </w:rPr>
        <w:t>)</w:t>
      </w:r>
      <w:r w:rsidR="008F37F5" w:rsidRPr="0FB26E43">
        <w:rPr>
          <w:rFonts w:ascii="Times New Roman" w:hAnsi="Times New Roman"/>
        </w:rPr>
        <w:t xml:space="preserve"> &amp;</w:t>
      </w:r>
      <w:r w:rsidRPr="0FB26E43">
        <w:rPr>
          <w:rFonts w:ascii="Times New Roman" w:hAnsi="Times New Roman"/>
        </w:rPr>
        <w:t xml:space="preserve"> 8</w:t>
      </w:r>
      <w:r w:rsidR="00C03F8E" w:rsidRPr="0FB26E43">
        <w:rPr>
          <w:rFonts w:ascii="Times New Roman" w:hAnsi="Times New Roman"/>
        </w:rPr>
        <w:t xml:space="preserve"> (30 days before expiration)</w:t>
      </w:r>
    </w:p>
    <w:p w14:paraId="45C5EB2A" w14:textId="271A19E4" w:rsidR="00FC782C" w:rsidRPr="007C1AA7" w:rsidRDefault="00A221CF" w:rsidP="002F6286">
      <w:pPr>
        <w:pStyle w:val="ListParagraph"/>
        <w:numPr>
          <w:ilvl w:val="1"/>
          <w:numId w:val="15"/>
        </w:numPr>
      </w:pPr>
      <w:r>
        <w:rPr>
          <w:rFonts w:ascii="Times New Roman" w:eastAsia="Times New Roman" w:hAnsi="Times New Roman" w:cs="Times New Roman"/>
        </w:rPr>
        <w:t>Within License case is</w:t>
      </w:r>
      <w:r w:rsidR="00FC782C">
        <w:rPr>
          <w:rFonts w:ascii="Times New Roman" w:eastAsia="Times New Roman" w:hAnsi="Times New Roman" w:cs="Times New Roman"/>
        </w:rPr>
        <w:t xml:space="preserve"> “Case 8 to 7”, in which licenses whose expiration dates are over 100 days in the future are reverted to Stage 7.</w:t>
      </w:r>
      <w:r>
        <w:rPr>
          <w:rFonts w:ascii="Times New Roman" w:eastAsia="Times New Roman" w:hAnsi="Times New Roman" w:cs="Times New Roman"/>
        </w:rPr>
        <w:t xml:space="preserve"> This is how renewals are handled</w:t>
      </w:r>
      <w:r w:rsidR="009903EB">
        <w:rPr>
          <w:rFonts w:ascii="Times New Roman" w:eastAsia="Times New Roman" w:hAnsi="Times New Roman" w:cs="Times New Roman"/>
        </w:rPr>
        <w:t xml:space="preserve"> by the system</w:t>
      </w:r>
      <w:r>
        <w:rPr>
          <w:rFonts w:ascii="Times New Roman" w:eastAsia="Times New Roman" w:hAnsi="Times New Roman" w:cs="Times New Roman"/>
        </w:rPr>
        <w:t>.</w:t>
      </w:r>
    </w:p>
    <w:p w14:paraId="48B8457E" w14:textId="0ADF2F2C" w:rsidR="005E0421" w:rsidRPr="00C03F8E" w:rsidRDefault="007C1AA7" w:rsidP="002F6286">
      <w:pPr>
        <w:pStyle w:val="ListParagraph"/>
        <w:numPr>
          <w:ilvl w:val="0"/>
          <w:numId w:val="15"/>
        </w:numPr>
      </w:pPr>
      <w:r w:rsidRPr="0FB26E43">
        <w:rPr>
          <w:rFonts w:ascii="Times New Roman" w:hAnsi="Times New Roman"/>
        </w:rPr>
        <w:t>Expired Case</w:t>
      </w:r>
      <w:r w:rsidR="008F37F5" w:rsidRPr="0FB26E43">
        <w:rPr>
          <w:rFonts w:ascii="Times New Roman" w:hAnsi="Times New Roman"/>
        </w:rPr>
        <w:t>:</w:t>
      </w:r>
      <w:r w:rsidR="50FE3D9E" w:rsidRPr="0FB26E43">
        <w:rPr>
          <w:rFonts w:ascii="Times New Roman" w:hAnsi="Times New Roman"/>
        </w:rPr>
        <w:t xml:space="preserve"> if less than 20 days have passed since the license expired, sends</w:t>
      </w:r>
      <w:r w:rsidR="008F37F5" w:rsidRPr="0FB26E43">
        <w:rPr>
          <w:rFonts w:ascii="Times New Roman" w:hAnsi="Times New Roman"/>
        </w:rPr>
        <w:t xml:space="preserve"> emails</w:t>
      </w:r>
      <w:r w:rsidRPr="0FB26E43">
        <w:rPr>
          <w:rFonts w:ascii="Times New Roman" w:hAnsi="Times New Roman"/>
        </w:rPr>
        <w:t xml:space="preserve"> </w:t>
      </w:r>
      <w:r w:rsidR="005E0421" w:rsidRPr="0FB26E43">
        <w:rPr>
          <w:rFonts w:ascii="Times New Roman" w:hAnsi="Times New Roman"/>
        </w:rPr>
        <w:t>9</w:t>
      </w:r>
      <w:r w:rsidR="006D0D7E" w:rsidRPr="0FB26E43">
        <w:rPr>
          <w:rFonts w:ascii="Times New Roman" w:hAnsi="Times New Roman"/>
        </w:rPr>
        <w:t xml:space="preserve"> (1 day after expiration)</w:t>
      </w:r>
      <w:r w:rsidR="008F37F5" w:rsidRPr="0FB26E43">
        <w:rPr>
          <w:rFonts w:ascii="Times New Roman" w:hAnsi="Times New Roman"/>
        </w:rPr>
        <w:t xml:space="preserve"> &amp;</w:t>
      </w:r>
      <w:r w:rsidR="005E0421" w:rsidRPr="0FB26E43">
        <w:rPr>
          <w:rFonts w:ascii="Times New Roman" w:hAnsi="Times New Roman"/>
        </w:rPr>
        <w:t xml:space="preserve"> 10</w:t>
      </w:r>
      <w:r w:rsidR="00F165C5" w:rsidRPr="0FB26E43">
        <w:rPr>
          <w:rFonts w:ascii="Times New Roman" w:hAnsi="Times New Roman"/>
        </w:rPr>
        <w:t xml:space="preserve"> (2 weeks after expiration)</w:t>
      </w:r>
    </w:p>
    <w:p w14:paraId="490F8016" w14:textId="2A05CFD2" w:rsidR="005E0421" w:rsidRDefault="005E0421" w:rsidP="005E0421">
      <w:pPr>
        <w:spacing w:after="0"/>
      </w:pPr>
      <w:r w:rsidRPr="0FB26E43">
        <w:rPr>
          <w:rFonts w:ascii="Times New Roman" w:eastAsia="Times New Roman" w:hAnsi="Times New Roman" w:cs="Times New Roman"/>
        </w:rPr>
        <w:t>Note</w:t>
      </w:r>
      <w:r w:rsidR="008F37F5" w:rsidRPr="0FB26E43">
        <w:rPr>
          <w:rFonts w:ascii="Times New Roman" w:eastAsia="Times New Roman" w:hAnsi="Times New Roman" w:cs="Times New Roman"/>
        </w:rPr>
        <w:t>s</w:t>
      </w:r>
      <w:r w:rsidRPr="0FB26E43">
        <w:rPr>
          <w:rFonts w:ascii="Times New Roman" w:eastAsia="Times New Roman" w:hAnsi="Times New Roman" w:cs="Times New Roman"/>
        </w:rPr>
        <w:t xml:space="preserve">: </w:t>
      </w:r>
      <w:r w:rsidR="27B81CB1" w:rsidRPr="0FB26E43">
        <w:rPr>
          <w:rFonts w:ascii="Times New Roman" w:eastAsia="Times New Roman" w:hAnsi="Times New Roman" w:cs="Times New Roman"/>
        </w:rPr>
        <w:t>if an email is inactive</w:t>
      </w:r>
      <w:r w:rsidR="1894B7A4" w:rsidRPr="0FB26E43">
        <w:rPr>
          <w:rFonts w:ascii="Times New Roman" w:eastAsia="Times New Roman" w:hAnsi="Times New Roman" w:cs="Times New Roman"/>
        </w:rPr>
        <w:t xml:space="preserve"> or a customer is unsubscribed</w:t>
      </w:r>
      <w:r w:rsidR="27B81CB1" w:rsidRPr="0FB26E43">
        <w:rPr>
          <w:rFonts w:ascii="Times New Roman" w:eastAsia="Times New Roman" w:hAnsi="Times New Roman" w:cs="Times New Roman"/>
        </w:rPr>
        <w:t xml:space="preserve">, the stage will be automatically updated to skip that email </w:t>
      </w:r>
      <w:r w:rsidR="63591103" w:rsidRPr="0FB26E43">
        <w:rPr>
          <w:rFonts w:ascii="Times New Roman" w:eastAsia="Times New Roman" w:hAnsi="Times New Roman" w:cs="Times New Roman"/>
        </w:rPr>
        <w:t>without checking any other related condition</w:t>
      </w:r>
      <w:r w:rsidR="008F37F5" w:rsidRPr="0FB26E43">
        <w:rPr>
          <w:rFonts w:ascii="Times New Roman" w:eastAsia="Times New Roman" w:hAnsi="Times New Roman" w:cs="Times New Roman"/>
        </w:rPr>
        <w:t xml:space="preserve">. </w:t>
      </w:r>
    </w:p>
    <w:p w14:paraId="3E988AB9" w14:textId="21738018" w:rsidR="442B4940" w:rsidRDefault="442B4940" w:rsidP="002F6286">
      <w:pPr>
        <w:pStyle w:val="ListParagraph"/>
        <w:numPr>
          <w:ilvl w:val="0"/>
          <w:numId w:val="1"/>
        </w:numPr>
        <w:spacing w:after="0"/>
        <w:rPr>
          <w:rFonts w:ascii="Times New Roman" w:eastAsia="Times New Roman" w:hAnsi="Times New Roman" w:cs="Times New Roman"/>
        </w:rPr>
      </w:pPr>
      <w:r w:rsidRPr="0FB26E43">
        <w:rPr>
          <w:rFonts w:ascii="Times New Roman" w:eastAsia="Times New Roman" w:hAnsi="Times New Roman" w:cs="Times New Roman"/>
        </w:rPr>
        <w:t>Problem if it is activated later</w:t>
      </w:r>
    </w:p>
    <w:p w14:paraId="751DFAEB" w14:textId="2FE3319E" w:rsidR="6556B100" w:rsidRDefault="6556B100" w:rsidP="6556B100">
      <w:pPr>
        <w:spacing w:after="0"/>
        <w:rPr>
          <w:rFonts w:ascii="Times New Roman" w:eastAsia="Times New Roman" w:hAnsi="Times New Roman" w:cs="Times New Roman"/>
        </w:rPr>
      </w:pPr>
    </w:p>
    <w:p w14:paraId="005B49B0" w14:textId="55A8665B" w:rsidR="5F4E9B88" w:rsidRDefault="5F4E9B88" w:rsidP="6556B100">
      <w:pPr>
        <w:spacing w:after="0"/>
      </w:pPr>
      <w:r w:rsidRPr="6556B100">
        <w:rPr>
          <w:rFonts w:ascii="Times New Roman" w:eastAsia="Times New Roman" w:hAnsi="Times New Roman" w:cs="Times New Roman"/>
        </w:rPr>
        <w:t>Expected Result: Emails sent at correct timing, email stages updated in Contacts table</w:t>
      </w:r>
    </w:p>
    <w:p w14:paraId="719800D6" w14:textId="3A49D9F1" w:rsidR="7CA71117" w:rsidRDefault="7CA71117" w:rsidP="7CA71117">
      <w:pPr>
        <w:spacing w:after="0"/>
        <w:rPr>
          <w:rFonts w:ascii="Times New Roman" w:eastAsia="Times New Roman" w:hAnsi="Times New Roman" w:cs="Times New Roman"/>
        </w:rPr>
      </w:pPr>
    </w:p>
    <w:p w14:paraId="5831A89F" w14:textId="168FE83A" w:rsidR="7CA71117" w:rsidRDefault="7CA71117" w:rsidP="7CA71117">
      <w:pPr>
        <w:spacing w:after="0"/>
        <w:rPr>
          <w:rFonts w:ascii="Times New Roman" w:eastAsia="Times New Roman" w:hAnsi="Times New Roman" w:cs="Times New Roman"/>
        </w:rPr>
      </w:pPr>
    </w:p>
    <w:p w14:paraId="1FBFD2FF" w14:textId="12645EC2" w:rsidR="7E8D0E31" w:rsidRDefault="7E8D0E31" w:rsidP="7CA71117">
      <w:pPr>
        <w:pStyle w:val="Heading2"/>
        <w:spacing w:before="0"/>
      </w:pPr>
      <w:bookmarkStart w:id="30" w:name="_Toc238034718"/>
      <w:r w:rsidRPr="10B6B1DD">
        <w:rPr>
          <w:rStyle w:val="Heading3Char"/>
          <w:sz w:val="26"/>
          <w:szCs w:val="26"/>
        </w:rPr>
        <w:t xml:space="preserve">Scheduled </w:t>
      </w:r>
      <w:r>
        <w:t>Cloud</w:t>
      </w:r>
      <w:r w:rsidRPr="10B6B1DD">
        <w:rPr>
          <w:rStyle w:val="Heading3Char"/>
          <w:sz w:val="26"/>
          <w:szCs w:val="26"/>
        </w:rPr>
        <w:t xml:space="preserve"> Flow – </w:t>
      </w:r>
      <w:r>
        <w:t>Update Stage Automatically</w:t>
      </w:r>
      <w:bookmarkEnd w:id="30"/>
    </w:p>
    <w:p w14:paraId="492102B7" w14:textId="10DCE29B" w:rsidR="7E8D0E31" w:rsidRDefault="7E8D0E31" w:rsidP="7CA71117">
      <w:pPr>
        <w:spacing w:after="0"/>
      </w:pPr>
      <w:r w:rsidRPr="7CA71117">
        <w:rPr>
          <w:rFonts w:ascii="Times New Roman" w:hAnsi="Times New Roman"/>
        </w:rPr>
        <w:t xml:space="preserve">The </w:t>
      </w:r>
      <w:r w:rsidR="54CDAEC4" w:rsidRPr="7CA71117">
        <w:rPr>
          <w:rFonts w:ascii="Times New Roman" w:hAnsi="Times New Roman"/>
        </w:rPr>
        <w:t xml:space="preserve">Update Stage Automatically </w:t>
      </w:r>
      <w:r w:rsidRPr="7CA71117">
        <w:rPr>
          <w:rFonts w:ascii="Times New Roman" w:hAnsi="Times New Roman"/>
        </w:rPr>
        <w:t xml:space="preserve">flow is a scheduled cloud flow that </w:t>
      </w:r>
      <w:r w:rsidR="64445B59" w:rsidRPr="7CA71117">
        <w:rPr>
          <w:rFonts w:ascii="Times New Roman" w:hAnsi="Times New Roman"/>
        </w:rPr>
        <w:t xml:space="preserve">updates a contact’s email stage to </w:t>
      </w:r>
      <w:r w:rsidRPr="7CA71117">
        <w:rPr>
          <w:rFonts w:ascii="Times New Roman" w:eastAsia="Times New Roman" w:hAnsi="Times New Roman" w:cs="Times New Roman"/>
          <w:szCs w:val="22"/>
        </w:rPr>
        <w:t xml:space="preserve">handle </w:t>
      </w:r>
      <w:r w:rsidR="503296F5" w:rsidRPr="7CA71117">
        <w:rPr>
          <w:rFonts w:ascii="Times New Roman" w:eastAsia="Times New Roman" w:hAnsi="Times New Roman" w:cs="Times New Roman"/>
          <w:szCs w:val="22"/>
        </w:rPr>
        <w:t>non sequential emails</w:t>
      </w:r>
      <w:r w:rsidR="2A572315" w:rsidRPr="7CA71117">
        <w:rPr>
          <w:rFonts w:ascii="Times New Roman" w:eastAsia="Times New Roman" w:hAnsi="Times New Roman" w:cs="Times New Roman"/>
          <w:szCs w:val="22"/>
        </w:rPr>
        <w:t xml:space="preserve"> daily at 10:15am, before the email sequence</w:t>
      </w:r>
      <w:r w:rsidR="2D31ECA2" w:rsidRPr="7CA71117">
        <w:rPr>
          <w:rFonts w:ascii="Times New Roman" w:eastAsia="Times New Roman" w:hAnsi="Times New Roman" w:cs="Times New Roman"/>
          <w:szCs w:val="22"/>
        </w:rPr>
        <w:t>.</w:t>
      </w:r>
    </w:p>
    <w:p w14:paraId="4D9998C2" w14:textId="47398A90" w:rsidR="7E8D0E31" w:rsidRDefault="7E8D0E31" w:rsidP="00BE7A0E">
      <w:pPr>
        <w:pStyle w:val="ListParagraph"/>
        <w:numPr>
          <w:ilvl w:val="0"/>
          <w:numId w:val="27"/>
        </w:numPr>
        <w:spacing w:after="240"/>
        <w:rPr>
          <w:rFonts w:ascii="Times New Roman" w:eastAsia="Times New Roman" w:hAnsi="Times New Roman" w:cs="Times New Roman"/>
          <w:szCs w:val="22"/>
        </w:rPr>
      </w:pPr>
      <w:r w:rsidRPr="7CA71117">
        <w:rPr>
          <w:rFonts w:ascii="Times New Roman" w:eastAsia="Times New Roman" w:hAnsi="Times New Roman" w:cs="Times New Roman"/>
          <w:szCs w:val="22"/>
        </w:rPr>
        <w:t>jump</w:t>
      </w:r>
      <w:r w:rsidR="56BED52F" w:rsidRPr="7CA71117">
        <w:rPr>
          <w:rFonts w:ascii="Times New Roman" w:eastAsia="Times New Roman" w:hAnsi="Times New Roman" w:cs="Times New Roman"/>
          <w:szCs w:val="22"/>
        </w:rPr>
        <w:t>s</w:t>
      </w:r>
      <w:r w:rsidRPr="7CA71117">
        <w:rPr>
          <w:rFonts w:ascii="Times New Roman" w:eastAsia="Times New Roman" w:hAnsi="Times New Roman" w:cs="Times New Roman"/>
          <w:szCs w:val="22"/>
        </w:rPr>
        <w:t xml:space="preserve"> to stage 3 if a trial has started</w:t>
      </w:r>
      <w:r w:rsidR="78A811CE" w:rsidRPr="7CA71117">
        <w:rPr>
          <w:rFonts w:ascii="Times New Roman" w:eastAsia="Times New Roman" w:hAnsi="Times New Roman" w:cs="Times New Roman"/>
          <w:szCs w:val="22"/>
        </w:rPr>
        <w:t xml:space="preserve"> </w:t>
      </w:r>
      <w:r w:rsidR="729BAF3E" w:rsidRPr="7CA71117">
        <w:rPr>
          <w:rFonts w:ascii="Times New Roman" w:eastAsia="Times New Roman" w:hAnsi="Times New Roman" w:cs="Times New Roman"/>
          <w:szCs w:val="22"/>
        </w:rPr>
        <w:t xml:space="preserve">and the stage is less than 3 </w:t>
      </w:r>
      <w:r w:rsidR="78A811CE" w:rsidRPr="7CA71117">
        <w:rPr>
          <w:rFonts w:ascii="Times New Roman" w:eastAsia="Times New Roman" w:hAnsi="Times New Roman" w:cs="Times New Roman"/>
          <w:szCs w:val="22"/>
        </w:rPr>
        <w:t>(skipping lead onboarding</w:t>
      </w:r>
      <w:r w:rsidR="10201CBB" w:rsidRPr="7CA71117">
        <w:rPr>
          <w:rFonts w:ascii="Times New Roman" w:eastAsia="Times New Roman" w:hAnsi="Times New Roman" w:cs="Times New Roman"/>
          <w:szCs w:val="22"/>
        </w:rPr>
        <w:t xml:space="preserve"> sequence</w:t>
      </w:r>
      <w:r w:rsidR="78A811CE" w:rsidRPr="7CA71117">
        <w:rPr>
          <w:rFonts w:ascii="Times New Roman" w:eastAsia="Times New Roman" w:hAnsi="Times New Roman" w:cs="Times New Roman"/>
          <w:szCs w:val="22"/>
        </w:rPr>
        <w:t>)</w:t>
      </w:r>
    </w:p>
    <w:p w14:paraId="0B7B14FF" w14:textId="74C736AD" w:rsidR="7E8D0E31" w:rsidRDefault="7E8D0E31" w:rsidP="00BE7A0E">
      <w:pPr>
        <w:pStyle w:val="ListParagraph"/>
        <w:numPr>
          <w:ilvl w:val="0"/>
          <w:numId w:val="27"/>
        </w:numPr>
        <w:spacing w:before="240" w:after="240"/>
        <w:rPr>
          <w:rFonts w:ascii="Times New Roman" w:eastAsia="Times New Roman" w:hAnsi="Times New Roman" w:cs="Times New Roman"/>
          <w:szCs w:val="22"/>
        </w:rPr>
      </w:pPr>
      <w:r w:rsidRPr="7CA71117">
        <w:rPr>
          <w:rFonts w:ascii="Times New Roman" w:eastAsia="Times New Roman" w:hAnsi="Times New Roman" w:cs="Times New Roman"/>
          <w:szCs w:val="22"/>
        </w:rPr>
        <w:t>jump</w:t>
      </w:r>
      <w:r w:rsidR="1637B8F8" w:rsidRPr="7CA71117">
        <w:rPr>
          <w:rFonts w:ascii="Times New Roman" w:eastAsia="Times New Roman" w:hAnsi="Times New Roman" w:cs="Times New Roman"/>
          <w:szCs w:val="22"/>
        </w:rPr>
        <w:t>s</w:t>
      </w:r>
      <w:r w:rsidRPr="7CA71117">
        <w:rPr>
          <w:rFonts w:ascii="Times New Roman" w:eastAsia="Times New Roman" w:hAnsi="Times New Roman" w:cs="Times New Roman"/>
          <w:szCs w:val="22"/>
        </w:rPr>
        <w:t xml:space="preserve"> to stage 6 if a license is purchased</w:t>
      </w:r>
      <w:r w:rsidR="45641108" w:rsidRPr="7CA71117">
        <w:rPr>
          <w:rFonts w:ascii="Times New Roman" w:eastAsia="Times New Roman" w:hAnsi="Times New Roman" w:cs="Times New Roman"/>
          <w:szCs w:val="22"/>
        </w:rPr>
        <w:t xml:space="preserve"> </w:t>
      </w:r>
      <w:r w:rsidR="1A4E7979" w:rsidRPr="7CA71117">
        <w:rPr>
          <w:rFonts w:ascii="Times New Roman" w:eastAsia="Times New Roman" w:hAnsi="Times New Roman" w:cs="Times New Roman"/>
          <w:szCs w:val="22"/>
        </w:rPr>
        <w:t xml:space="preserve">and the stage is less than 6 </w:t>
      </w:r>
      <w:r w:rsidR="45641108" w:rsidRPr="7CA71117">
        <w:rPr>
          <w:rFonts w:ascii="Times New Roman" w:eastAsia="Times New Roman" w:hAnsi="Times New Roman" w:cs="Times New Roman"/>
          <w:szCs w:val="22"/>
        </w:rPr>
        <w:t>(skipping trial sequence)</w:t>
      </w:r>
    </w:p>
    <w:p w14:paraId="363F1EE3" w14:textId="0B92A34D" w:rsidR="7E8D0E31" w:rsidRDefault="7E8D0E31" w:rsidP="00BE7A0E">
      <w:pPr>
        <w:pStyle w:val="ListParagraph"/>
        <w:numPr>
          <w:ilvl w:val="0"/>
          <w:numId w:val="27"/>
        </w:numPr>
        <w:spacing w:before="240" w:after="240"/>
        <w:rPr>
          <w:rFonts w:ascii="Times New Roman" w:eastAsia="Times New Roman" w:hAnsi="Times New Roman" w:cs="Times New Roman"/>
        </w:rPr>
      </w:pPr>
      <w:r w:rsidRPr="6556B100">
        <w:rPr>
          <w:rFonts w:ascii="Times New Roman" w:eastAsia="Times New Roman" w:hAnsi="Times New Roman" w:cs="Times New Roman"/>
        </w:rPr>
        <w:t>resets to stage 7 when the license is re</w:t>
      </w:r>
      <w:r w:rsidR="2EEC7076" w:rsidRPr="6556B100">
        <w:rPr>
          <w:rFonts w:ascii="Times New Roman" w:eastAsia="Times New Roman" w:hAnsi="Times New Roman" w:cs="Times New Roman"/>
        </w:rPr>
        <w:t>new</w:t>
      </w:r>
      <w:r w:rsidRPr="6556B100">
        <w:rPr>
          <w:rFonts w:ascii="Times New Roman" w:eastAsia="Times New Roman" w:hAnsi="Times New Roman" w:cs="Times New Roman"/>
        </w:rPr>
        <w:t>ed</w:t>
      </w:r>
      <w:r w:rsidR="235E56AC" w:rsidRPr="6556B100">
        <w:rPr>
          <w:rFonts w:ascii="Times New Roman" w:eastAsia="Times New Roman" w:hAnsi="Times New Roman" w:cs="Times New Roman"/>
        </w:rPr>
        <w:t xml:space="preserve"> if the stage is greater than 8</w:t>
      </w:r>
      <w:r w:rsidRPr="6556B100">
        <w:rPr>
          <w:rFonts w:ascii="Times New Roman" w:eastAsia="Times New Roman" w:hAnsi="Times New Roman" w:cs="Times New Roman"/>
        </w:rPr>
        <w:t xml:space="preserve"> for repeating of license renewal emails.</w:t>
      </w:r>
    </w:p>
    <w:p w14:paraId="235A33D4" w14:textId="63D1AC7C" w:rsidR="0E5F040A" w:rsidRDefault="0E5F040A" w:rsidP="6556B100">
      <w:pPr>
        <w:spacing w:before="240" w:after="240"/>
      </w:pPr>
      <w:r w:rsidRPr="6556B100">
        <w:rPr>
          <w:rFonts w:ascii="Times New Roman" w:eastAsia="Times New Roman" w:hAnsi="Times New Roman" w:cs="Times New Roman"/>
        </w:rPr>
        <w:lastRenderedPageBreak/>
        <w:t>Expected Result: stages updated in Contacts table accurately</w:t>
      </w:r>
    </w:p>
    <w:p w14:paraId="0BFDE619" w14:textId="77777777" w:rsidR="00285847" w:rsidRDefault="00285847" w:rsidP="005E0421">
      <w:pPr>
        <w:spacing w:after="0"/>
        <w:rPr>
          <w:rFonts w:ascii="Times New Roman" w:eastAsia="Times New Roman" w:hAnsi="Times New Roman" w:cs="Times New Roman"/>
        </w:rPr>
      </w:pPr>
    </w:p>
    <w:p w14:paraId="32096EB8" w14:textId="490C03C8" w:rsidR="005E0421" w:rsidRPr="005E0421" w:rsidRDefault="09B43B0A" w:rsidP="4042DB58">
      <w:pPr>
        <w:pStyle w:val="Heading2"/>
      </w:pPr>
      <w:bookmarkStart w:id="31" w:name="_Toc238034719"/>
      <w:r>
        <w:t>Scheduled Cloud Flow – Product Update Broadcast</w:t>
      </w:r>
      <w:bookmarkEnd w:id="31"/>
    </w:p>
    <w:p w14:paraId="180B67B1" w14:textId="6FE0513D" w:rsidR="005E0421" w:rsidRDefault="00980B90" w:rsidP="00681F8B">
      <w:pPr>
        <w:rPr>
          <w:rFonts w:ascii="Times New Roman" w:eastAsia="Times New Roman" w:hAnsi="Times New Roman" w:cs="Times New Roman"/>
        </w:rPr>
      </w:pPr>
      <w:r>
        <w:rPr>
          <w:rFonts w:ascii="Times New Roman" w:eastAsia="Times New Roman" w:hAnsi="Times New Roman" w:cs="Times New Roman"/>
        </w:rPr>
        <w:t>Once a week</w:t>
      </w:r>
      <w:r w:rsidR="00D311AE">
        <w:rPr>
          <w:rFonts w:ascii="Times New Roman" w:eastAsia="Times New Roman" w:hAnsi="Times New Roman" w:cs="Times New Roman"/>
        </w:rPr>
        <w:t xml:space="preserve"> on Mondays at </w:t>
      </w:r>
      <w:r w:rsidR="00586A3A">
        <w:rPr>
          <w:rFonts w:ascii="Times New Roman" w:eastAsia="Times New Roman" w:hAnsi="Times New Roman" w:cs="Times New Roman"/>
        </w:rPr>
        <w:t>11am EST</w:t>
      </w:r>
      <w:r>
        <w:rPr>
          <w:rFonts w:ascii="Times New Roman" w:eastAsia="Times New Roman" w:hAnsi="Times New Roman" w:cs="Times New Roman"/>
        </w:rPr>
        <w:t>, t</w:t>
      </w:r>
      <w:r w:rsidR="005E0421">
        <w:rPr>
          <w:rFonts w:ascii="Times New Roman" w:eastAsia="Times New Roman" w:hAnsi="Times New Roman" w:cs="Times New Roman"/>
        </w:rPr>
        <w:t>he</w:t>
      </w:r>
      <w:r w:rsidR="005E0421" w:rsidRPr="005E0421">
        <w:rPr>
          <w:rFonts w:ascii="Times New Roman" w:eastAsia="Times New Roman" w:hAnsi="Times New Roman" w:cs="Times New Roman"/>
        </w:rPr>
        <w:t xml:space="preserve"> </w:t>
      </w:r>
      <w:ins w:id="32" w:author="Emily" w:date="2026-06-19T18:06:00Z" w16du:dateUtc="2026-06-19T18:06:44Z">
        <w:r w:rsidR="005E0421">
          <w:fldChar w:fldCharType="begin"/>
        </w:r>
      </w:ins>
      <w:r w:rsidR="005E0421">
        <w:instrText xml:space="preserve">HYPERLINK "https://make.preview.powerautomate.com/environments/fe8e8cd8-fdbb-efdb-a437-11a7db65e015/solutions/~preferred/flows/215b29e6-18a2-0773-e302-0ea96741e1d5/details" </w:instrText>
      </w:r>
      <w:ins w:id="33" w:author="Emily" w:date="2026-06-19T18:06:00Z" w16du:dateUtc="2026-06-19T18:06:44Z">
        <w:r w:rsidR="005E0421">
          <w:fldChar w:fldCharType="separate"/>
        </w:r>
      </w:ins>
      <w:r w:rsidR="005E0421" w:rsidRPr="41C1A534">
        <w:rPr>
          <w:rStyle w:val="Hyperlink"/>
        </w:rPr>
        <w:t>Product Update Broadcast</w:t>
      </w:r>
      <w:r w:rsidR="005E0421" w:rsidRPr="005E0421">
        <w:rPr>
          <w:rStyle w:val="Hyperlink"/>
          <w:rFonts w:ascii="Times New Roman" w:eastAsia="Times New Roman" w:hAnsi="Times New Roman" w:cs="Times New Roman"/>
        </w:rPr>
        <w:t xml:space="preserve"> </w:t>
      </w:r>
      <w:r w:rsidR="005E0421">
        <w:fldChar w:fldCharType="end"/>
      </w:r>
      <w:r w:rsidR="005E0421" w:rsidRPr="005E0421">
        <w:rPr>
          <w:rFonts w:ascii="Times New Roman" w:eastAsia="Times New Roman" w:hAnsi="Times New Roman" w:cs="Times New Roman"/>
        </w:rPr>
        <w:t xml:space="preserve">sends email notifications to </w:t>
      </w:r>
      <w:r w:rsidR="00EB0740">
        <w:rPr>
          <w:rFonts w:ascii="Times New Roman" w:eastAsia="Times New Roman" w:hAnsi="Times New Roman" w:cs="Times New Roman"/>
        </w:rPr>
        <w:t>primary contacts</w:t>
      </w:r>
      <w:r w:rsidR="005E0421" w:rsidRPr="005E0421">
        <w:rPr>
          <w:rFonts w:ascii="Times New Roman" w:eastAsia="Times New Roman" w:hAnsi="Times New Roman" w:cs="Times New Roman"/>
        </w:rPr>
        <w:t xml:space="preserve"> when a new version </w:t>
      </w:r>
      <w:r w:rsidR="008444C2">
        <w:rPr>
          <w:rFonts w:ascii="Times New Roman" w:eastAsia="Times New Roman" w:hAnsi="Times New Roman" w:cs="Times New Roman"/>
        </w:rPr>
        <w:t>is set to “Active” in the Product Version table</w:t>
      </w:r>
      <w:r w:rsidR="005E0421">
        <w:rPr>
          <w:rFonts w:ascii="Times New Roman" w:eastAsia="Times New Roman" w:hAnsi="Times New Roman" w:cs="Times New Roman"/>
        </w:rPr>
        <w:t>.</w:t>
      </w:r>
      <w:r w:rsidR="00906877">
        <w:rPr>
          <w:rFonts w:ascii="Times New Roman" w:eastAsia="Times New Roman" w:hAnsi="Times New Roman" w:cs="Times New Roman"/>
        </w:rPr>
        <w:t xml:space="preserve"> </w:t>
      </w:r>
      <w:r w:rsidR="007E22E1">
        <w:rPr>
          <w:rFonts w:ascii="Times New Roman" w:eastAsia="Times New Roman" w:hAnsi="Times New Roman" w:cs="Times New Roman"/>
        </w:rPr>
        <w:t xml:space="preserve">It finds the row(s) in Product Version where “Active” is true and “Sent” is not true. </w:t>
      </w:r>
      <w:r w:rsidR="00906877">
        <w:rPr>
          <w:rFonts w:ascii="Times New Roman" w:eastAsia="Times New Roman" w:hAnsi="Times New Roman" w:cs="Times New Roman"/>
        </w:rPr>
        <w:t xml:space="preserve">It reads the rows from </w:t>
      </w:r>
      <w:r w:rsidR="000C2237">
        <w:rPr>
          <w:rFonts w:ascii="Times New Roman" w:eastAsia="Times New Roman" w:hAnsi="Times New Roman" w:cs="Times New Roman"/>
        </w:rPr>
        <w:t>Entitlement</w:t>
      </w:r>
      <w:r w:rsidR="00906877">
        <w:rPr>
          <w:rFonts w:ascii="Times New Roman" w:eastAsia="Times New Roman" w:hAnsi="Times New Roman" w:cs="Times New Roman"/>
        </w:rPr>
        <w:t xml:space="preserve"> and CustomerContact</w:t>
      </w:r>
      <w:r w:rsidR="007E22E1">
        <w:rPr>
          <w:rFonts w:ascii="Times New Roman" w:eastAsia="Times New Roman" w:hAnsi="Times New Roman" w:cs="Times New Roman"/>
        </w:rPr>
        <w:t xml:space="preserve"> to identify who to send the email to</w:t>
      </w:r>
      <w:r w:rsidR="008C642D">
        <w:rPr>
          <w:rFonts w:ascii="Times New Roman" w:eastAsia="Times New Roman" w:hAnsi="Times New Roman" w:cs="Times New Roman"/>
        </w:rPr>
        <w:t xml:space="preserve"> and collect their first name and current product version to include dynamically in the email</w:t>
      </w:r>
      <w:r w:rsidR="00906877">
        <w:rPr>
          <w:rFonts w:ascii="Times New Roman" w:eastAsia="Times New Roman" w:hAnsi="Times New Roman" w:cs="Times New Roman"/>
        </w:rPr>
        <w:t xml:space="preserve">. </w:t>
      </w:r>
    </w:p>
    <w:p w14:paraId="7AA4E3B8" w14:textId="68D16D70" w:rsidR="00E60B87" w:rsidRDefault="6A0806FE" w:rsidP="00681F8B">
      <w:r w:rsidRPr="7CA71117">
        <w:rPr>
          <w:rFonts w:ascii="Times New Roman" w:eastAsia="Times New Roman" w:hAnsi="Times New Roman" w:cs="Times New Roman"/>
        </w:rPr>
        <w:t>Note</w:t>
      </w:r>
      <w:r w:rsidR="6EF792DC" w:rsidRPr="7CA71117">
        <w:rPr>
          <w:rFonts w:ascii="Times New Roman" w:eastAsia="Times New Roman" w:hAnsi="Times New Roman" w:cs="Times New Roman"/>
        </w:rPr>
        <w:t>s</w:t>
      </w:r>
      <w:r w:rsidR="00E60B87">
        <w:rPr>
          <w:rFonts w:ascii="Times New Roman" w:eastAsia="Times New Roman" w:hAnsi="Times New Roman" w:cs="Times New Roman"/>
        </w:rPr>
        <w:t>: Only runs one broadcast at a time</w:t>
      </w:r>
      <w:r w:rsidR="15DC681C" w:rsidRPr="7CA71117">
        <w:rPr>
          <w:rFonts w:ascii="Times New Roman" w:eastAsia="Times New Roman" w:hAnsi="Times New Roman" w:cs="Times New Roman"/>
        </w:rPr>
        <w:t xml:space="preserve">. </w:t>
      </w:r>
      <w:r w:rsidR="0F555D7E" w:rsidRPr="7CA71117">
        <w:rPr>
          <w:rFonts w:ascii="Times New Roman" w:eastAsia="Times New Roman" w:hAnsi="Times New Roman" w:cs="Times New Roman"/>
        </w:rPr>
        <w:t>Not stored with the other email templates, so it can only be inactivated from the Product Version table.</w:t>
      </w:r>
    </w:p>
    <w:p w14:paraId="57985AA3" w14:textId="572A58B8" w:rsidR="322CCD9D" w:rsidRDefault="322CCD9D">
      <w:r w:rsidRPr="6556B100">
        <w:rPr>
          <w:rFonts w:ascii="Times New Roman" w:eastAsia="Times New Roman" w:hAnsi="Times New Roman" w:cs="Times New Roman"/>
          <w:b/>
          <w:bCs/>
        </w:rPr>
        <w:t xml:space="preserve">To activate a broadcast for a new version, set Active = Yes </w:t>
      </w:r>
      <w:r w:rsidRPr="6556B100">
        <w:rPr>
          <w:rFonts w:ascii="Times New Roman" w:eastAsia="Times New Roman" w:hAnsi="Times New Roman" w:cs="Times New Roman"/>
        </w:rPr>
        <w:t>(ensure Sent = No). You can trigger the flow ma</w:t>
      </w:r>
      <w:r w:rsidR="7C3F6490" w:rsidRPr="6556B100">
        <w:rPr>
          <w:rFonts w:ascii="Times New Roman" w:eastAsia="Times New Roman" w:hAnsi="Times New Roman" w:cs="Times New Roman"/>
        </w:rPr>
        <w:t>nually or wait until Monday at 11am.</w:t>
      </w:r>
    </w:p>
    <w:p w14:paraId="5141F085" w14:textId="08BA4CE5" w:rsidR="7DFE23E7" w:rsidRDefault="7DFE23E7">
      <w:r w:rsidRPr="6556B100">
        <w:rPr>
          <w:rFonts w:ascii="Times New Roman" w:eastAsia="Times New Roman" w:hAnsi="Times New Roman" w:cs="Times New Roman"/>
        </w:rPr>
        <w:t xml:space="preserve">Expected Result: Emails sent to licensed customers </w:t>
      </w:r>
    </w:p>
    <w:p w14:paraId="2DD54D2A" w14:textId="70D30EAD" w:rsidR="005E0421" w:rsidRDefault="005E0421">
      <w:pPr>
        <w:rPr>
          <w:rFonts w:ascii="Times New Roman" w:eastAsia="Times New Roman" w:hAnsi="Times New Roman" w:cs="Times New Roman"/>
        </w:rPr>
      </w:pPr>
    </w:p>
    <w:p w14:paraId="380D9001" w14:textId="225E83A1" w:rsidR="1F4B3719" w:rsidRDefault="1F4B3719">
      <w:pPr>
        <w:pStyle w:val="Heading2"/>
      </w:pPr>
      <w:bookmarkStart w:id="34" w:name="_Toc238034720"/>
      <w:bookmarkEnd w:id="21"/>
      <w:r>
        <w:t>Automatic Cloud Flow – Process Opt Out</w:t>
      </w:r>
      <w:bookmarkEnd w:id="34"/>
    </w:p>
    <w:p w14:paraId="3F0445E5" w14:textId="7D5C002B" w:rsidR="5C95B68A" w:rsidRDefault="5C95B68A">
      <w:r w:rsidRPr="549D6227">
        <w:rPr>
          <w:rFonts w:ascii="Times New Roman" w:eastAsia="Times New Roman" w:hAnsi="Times New Roman" w:cs="Times New Roman"/>
        </w:rPr>
        <w:t>The</w:t>
      </w:r>
      <w:r w:rsidR="61221529" w:rsidRPr="549D6227">
        <w:rPr>
          <w:rFonts w:ascii="Times New Roman" w:eastAsia="Times New Roman" w:hAnsi="Times New Roman" w:cs="Times New Roman"/>
        </w:rPr>
        <w:t xml:space="preserve"> </w:t>
      </w:r>
      <w:hyperlink r:id="rId26">
        <w:r w:rsidR="61221529" w:rsidRPr="35489F39">
          <w:rPr>
            <w:rStyle w:val="Hyperlink"/>
          </w:rPr>
          <w:t>Process Opt Out</w:t>
        </w:r>
      </w:hyperlink>
      <w:r w:rsidR="61221529" w:rsidRPr="549D6227">
        <w:rPr>
          <w:rFonts w:ascii="Times New Roman" w:eastAsia="Times New Roman" w:hAnsi="Times New Roman" w:cs="Times New Roman"/>
        </w:rPr>
        <w:t xml:space="preserve"> </w:t>
      </w:r>
      <w:r w:rsidR="2446C66E" w:rsidRPr="549D6227">
        <w:rPr>
          <w:rFonts w:ascii="Times New Roman" w:eastAsia="Times New Roman" w:hAnsi="Times New Roman" w:cs="Times New Roman"/>
        </w:rPr>
        <w:t xml:space="preserve">flow </w:t>
      </w:r>
      <w:r w:rsidR="61221529" w:rsidRPr="549D6227">
        <w:rPr>
          <w:rFonts w:ascii="Times New Roman" w:eastAsia="Times New Roman" w:hAnsi="Times New Roman" w:cs="Times New Roman"/>
        </w:rPr>
        <w:t xml:space="preserve">checks for </w:t>
      </w:r>
      <w:r w:rsidR="73913145" w:rsidRPr="549D6227">
        <w:rPr>
          <w:rFonts w:ascii="Times New Roman" w:eastAsia="Times New Roman" w:hAnsi="Times New Roman" w:cs="Times New Roman"/>
        </w:rPr>
        <w:t xml:space="preserve">emails that contain </w:t>
      </w:r>
      <w:r w:rsidR="61221529" w:rsidRPr="549D6227">
        <w:rPr>
          <w:rFonts w:ascii="Times New Roman" w:eastAsia="Times New Roman" w:hAnsi="Times New Roman" w:cs="Times New Roman"/>
        </w:rPr>
        <w:t>“unsubscribe” in the subject and updates the unsubscribe column in CustomerContact</w:t>
      </w:r>
      <w:r w:rsidR="744E0465" w:rsidRPr="549D6227">
        <w:rPr>
          <w:rFonts w:ascii="Times New Roman" w:eastAsia="Times New Roman" w:hAnsi="Times New Roman" w:cs="Times New Roman"/>
        </w:rPr>
        <w:t xml:space="preserve"> </w:t>
      </w:r>
      <w:r w:rsidR="14E0C790" w:rsidRPr="549D6227">
        <w:rPr>
          <w:rFonts w:ascii="Times New Roman" w:eastAsia="Times New Roman" w:hAnsi="Times New Roman" w:cs="Times New Roman"/>
        </w:rPr>
        <w:t xml:space="preserve">for that email </w:t>
      </w:r>
      <w:r w:rsidR="744E0465" w:rsidRPr="549D6227">
        <w:rPr>
          <w:rFonts w:ascii="Times New Roman" w:eastAsia="Times New Roman" w:hAnsi="Times New Roman" w:cs="Times New Roman"/>
        </w:rPr>
        <w:t>to “yes”</w:t>
      </w:r>
      <w:r w:rsidR="2B72C4C2" w:rsidRPr="549D6227">
        <w:rPr>
          <w:rFonts w:ascii="Times New Roman" w:eastAsia="Times New Roman" w:hAnsi="Times New Roman" w:cs="Times New Roman"/>
        </w:rPr>
        <w:t xml:space="preserve"> as well as marking them not a primary contact</w:t>
      </w:r>
      <w:r w:rsidR="744E0465" w:rsidRPr="549D6227">
        <w:rPr>
          <w:rFonts w:ascii="Times New Roman" w:eastAsia="Times New Roman" w:hAnsi="Times New Roman" w:cs="Times New Roman"/>
        </w:rPr>
        <w:t xml:space="preserve">. </w:t>
      </w:r>
      <w:r w:rsidR="00E406F7" w:rsidRPr="549D6227">
        <w:rPr>
          <w:rFonts w:ascii="Times New Roman" w:eastAsia="Times New Roman" w:hAnsi="Times New Roman" w:cs="Times New Roman"/>
        </w:rPr>
        <w:t xml:space="preserve">Then, an email is sent to the customer confirming their successful opt out. </w:t>
      </w:r>
      <w:r w:rsidR="744E0465" w:rsidRPr="549D6227">
        <w:rPr>
          <w:rFonts w:ascii="Times New Roman" w:eastAsia="Times New Roman" w:hAnsi="Times New Roman" w:cs="Times New Roman"/>
        </w:rPr>
        <w:t>It populates the unsubscribe date as well.</w:t>
      </w:r>
    </w:p>
    <w:p w14:paraId="64FDAEF2" w14:textId="0DEEB4EC" w:rsidR="744E0465" w:rsidRDefault="744E0465" w:rsidP="00BE7A0E">
      <w:pPr>
        <w:pStyle w:val="ListParagraph"/>
        <w:numPr>
          <w:ilvl w:val="0"/>
          <w:numId w:val="25"/>
        </w:numPr>
        <w:rPr>
          <w:rFonts w:ascii="Times New Roman" w:eastAsia="Times New Roman" w:hAnsi="Times New Roman" w:cs="Times New Roman"/>
          <w:szCs w:val="22"/>
        </w:rPr>
      </w:pPr>
      <w:r w:rsidRPr="35489F39">
        <w:rPr>
          <w:rFonts w:ascii="Times New Roman" w:eastAsia="Times New Roman" w:hAnsi="Times New Roman" w:cs="Times New Roman"/>
          <w:szCs w:val="22"/>
        </w:rPr>
        <w:t>Subject is converted to lowercase to prevent case mismatch</w:t>
      </w:r>
    </w:p>
    <w:p w14:paraId="7B9D6A1D" w14:textId="7D91E165" w:rsidR="0E663AA5" w:rsidRDefault="0E663AA5" w:rsidP="00BE7A0E">
      <w:pPr>
        <w:pStyle w:val="ListParagraph"/>
        <w:numPr>
          <w:ilvl w:val="0"/>
          <w:numId w:val="25"/>
        </w:numPr>
        <w:rPr>
          <w:rFonts w:ascii="Times New Roman" w:eastAsia="Times New Roman" w:hAnsi="Times New Roman" w:cs="Times New Roman"/>
          <w:szCs w:val="22"/>
        </w:rPr>
      </w:pPr>
      <w:r w:rsidRPr="35489F39">
        <w:rPr>
          <w:rFonts w:ascii="Times New Roman" w:eastAsia="Times New Roman" w:hAnsi="Times New Roman" w:cs="Times New Roman"/>
          <w:szCs w:val="22"/>
        </w:rPr>
        <w:t xml:space="preserve">Some misspellings are included </w:t>
      </w:r>
    </w:p>
    <w:p w14:paraId="40CF8D80" w14:textId="54B095F8" w:rsidR="384491CA" w:rsidRDefault="384491CA" w:rsidP="00BE7A0E">
      <w:pPr>
        <w:pStyle w:val="ListParagraph"/>
        <w:numPr>
          <w:ilvl w:val="0"/>
          <w:numId w:val="25"/>
        </w:numPr>
        <w:rPr>
          <w:rFonts w:ascii="Times New Roman" w:eastAsia="Times New Roman" w:hAnsi="Times New Roman" w:cs="Times New Roman"/>
        </w:rPr>
      </w:pPr>
      <w:r w:rsidRPr="0FB26E43">
        <w:rPr>
          <w:rFonts w:ascii="Times New Roman" w:eastAsia="Times New Roman" w:hAnsi="Times New Roman" w:cs="Times New Roman"/>
        </w:rPr>
        <w:t>If the subject has more words than just “unsubscribe”, it still works because it uses contains()</w:t>
      </w:r>
    </w:p>
    <w:p w14:paraId="2CD1171F" w14:textId="2E787E1E" w:rsidR="7727CD3C" w:rsidRDefault="7727CD3C" w:rsidP="6556B100">
      <w:r w:rsidRPr="6556B100">
        <w:rPr>
          <w:rFonts w:ascii="Times New Roman" w:eastAsia="Times New Roman" w:hAnsi="Times New Roman" w:cs="Times New Roman"/>
        </w:rPr>
        <w:t>Expected Result: Contact with that email is marked as unsubscribed</w:t>
      </w:r>
    </w:p>
    <w:p w14:paraId="05293273" w14:textId="1C7D7F01" w:rsidR="35489F39" w:rsidRDefault="35489F39" w:rsidP="35489F39">
      <w:pPr>
        <w:rPr>
          <w:rFonts w:ascii="Times New Roman" w:eastAsia="Times New Roman" w:hAnsi="Times New Roman" w:cs="Times New Roman"/>
        </w:rPr>
      </w:pPr>
    </w:p>
    <w:p w14:paraId="0C128274" w14:textId="3BF7E75F" w:rsidR="00BD2B4B" w:rsidRDefault="0BF3CE97" w:rsidP="6556B100">
      <w:pPr>
        <w:pStyle w:val="Heading1"/>
      </w:pPr>
      <w:bookmarkStart w:id="35" w:name="_Toc238034721"/>
      <w:r>
        <w:t>Full Email Stage State Diagram</w:t>
      </w:r>
      <w:bookmarkEnd w:id="35"/>
    </w:p>
    <w:p w14:paraId="2CDAE2C8" w14:textId="73E7CDA9" w:rsidR="0BF3CE97" w:rsidRDefault="0BF3CE97" w:rsidP="6556B100">
      <w:pPr>
        <w:spacing w:before="240" w:after="0"/>
      </w:pPr>
      <w:r w:rsidRPr="6556B100">
        <w:rPr>
          <w:rFonts w:ascii="Aptos" w:eastAsia="Aptos" w:hAnsi="Aptos" w:cs="Aptos"/>
          <w:szCs w:val="22"/>
        </w:rPr>
        <w:t>Lead</w:t>
      </w:r>
    </w:p>
    <w:p w14:paraId="32EE7352" w14:textId="0867D55B" w:rsidR="0BF3CE97" w:rsidRDefault="0BF3CE97" w:rsidP="6556B100">
      <w:pPr>
        <w:spacing w:after="0"/>
      </w:pPr>
      <w:r w:rsidRPr="6556B100">
        <w:rPr>
          <w:rFonts w:ascii="Aptos" w:eastAsia="Aptos" w:hAnsi="Aptos" w:cs="Aptos"/>
          <w:szCs w:val="22"/>
        </w:rPr>
        <w:t>↓</w:t>
      </w:r>
    </w:p>
    <w:p w14:paraId="0AA9D8A7" w14:textId="350FDA1F" w:rsidR="0BF3CE97" w:rsidRDefault="0BF3CE97" w:rsidP="6556B100">
      <w:pPr>
        <w:spacing w:after="0"/>
      </w:pPr>
      <w:r w:rsidRPr="6556B100">
        <w:rPr>
          <w:rFonts w:ascii="Aptos" w:eastAsia="Aptos" w:hAnsi="Aptos" w:cs="Aptos"/>
          <w:szCs w:val="22"/>
        </w:rPr>
        <w:t>Stage 1</w:t>
      </w:r>
    </w:p>
    <w:p w14:paraId="462FB5B0" w14:textId="07B4EE0F" w:rsidR="0BF3CE97" w:rsidRDefault="0BF3CE97" w:rsidP="6556B100">
      <w:pPr>
        <w:spacing w:after="0"/>
      </w:pPr>
      <w:r w:rsidRPr="6556B100">
        <w:rPr>
          <w:rFonts w:ascii="Aptos" w:eastAsia="Aptos" w:hAnsi="Aptos" w:cs="Aptos"/>
          <w:szCs w:val="22"/>
        </w:rPr>
        <w:t>↓</w:t>
      </w:r>
    </w:p>
    <w:p w14:paraId="546037AB" w14:textId="70BA58E6" w:rsidR="0BF3CE97" w:rsidRDefault="0BF3CE97" w:rsidP="6556B100">
      <w:pPr>
        <w:spacing w:after="0"/>
      </w:pPr>
      <w:r w:rsidRPr="6556B100">
        <w:rPr>
          <w:rFonts w:ascii="Aptos" w:eastAsia="Aptos" w:hAnsi="Aptos" w:cs="Aptos"/>
          <w:szCs w:val="22"/>
        </w:rPr>
        <w:t>Stage 2</w:t>
      </w:r>
    </w:p>
    <w:p w14:paraId="35349277" w14:textId="4E390801" w:rsidR="0BF3CE97" w:rsidRDefault="0BF3CE97" w:rsidP="6556B100">
      <w:pPr>
        <w:spacing w:after="0"/>
      </w:pPr>
      <w:r w:rsidRPr="6556B100">
        <w:rPr>
          <w:rFonts w:ascii="Aptos" w:eastAsia="Aptos" w:hAnsi="Aptos" w:cs="Aptos"/>
          <w:szCs w:val="22"/>
        </w:rPr>
        <w:t>↓</w:t>
      </w:r>
    </w:p>
    <w:p w14:paraId="145A7E6C" w14:textId="053D2E6F" w:rsidR="0BF3CE97" w:rsidRDefault="0BF3CE97" w:rsidP="6556B100">
      <w:pPr>
        <w:spacing w:after="0"/>
      </w:pPr>
      <w:r w:rsidRPr="6556B100">
        <w:rPr>
          <w:rFonts w:ascii="Aptos" w:eastAsia="Aptos" w:hAnsi="Aptos" w:cs="Aptos"/>
          <w:szCs w:val="22"/>
        </w:rPr>
        <w:t>Stage 3</w:t>
      </w:r>
    </w:p>
    <w:p w14:paraId="4388EBF0" w14:textId="0BCE7B2E" w:rsidR="0BF3CE97" w:rsidRDefault="0BF3CE97" w:rsidP="6556B100">
      <w:pPr>
        <w:spacing w:after="0"/>
      </w:pPr>
      <w:r w:rsidRPr="6556B100">
        <w:rPr>
          <w:rFonts w:ascii="Aptos" w:eastAsia="Aptos" w:hAnsi="Aptos" w:cs="Aptos"/>
          <w:szCs w:val="22"/>
        </w:rPr>
        <w:t>├── Trial Started → Stage 4</w:t>
      </w:r>
    </w:p>
    <w:p w14:paraId="532C5E84" w14:textId="4673CE0D" w:rsidR="0BF3CE97" w:rsidRDefault="0BF3CE97" w:rsidP="6556B100">
      <w:pPr>
        <w:spacing w:after="0"/>
      </w:pPr>
      <w:r w:rsidRPr="6556B100">
        <w:rPr>
          <w:rFonts w:ascii="Aptos" w:eastAsia="Aptos" w:hAnsi="Aptos" w:cs="Aptos"/>
          <w:szCs w:val="22"/>
        </w:rPr>
        <w:t>├── License Purchased → Stage 7</w:t>
      </w:r>
    </w:p>
    <w:p w14:paraId="6273BD74" w14:textId="54DFD3FB" w:rsidR="0BF3CE97" w:rsidRDefault="0BF3CE97" w:rsidP="6556B100">
      <w:pPr>
        <w:spacing w:after="0"/>
      </w:pPr>
      <w:r w:rsidRPr="6556B100">
        <w:rPr>
          <w:rFonts w:ascii="Aptos" w:eastAsia="Aptos" w:hAnsi="Aptos" w:cs="Aptos"/>
          <w:szCs w:val="22"/>
        </w:rPr>
        <w:t>└── Stagnant Lead</w:t>
      </w:r>
    </w:p>
    <w:p w14:paraId="69A75765" w14:textId="3CDCBD23" w:rsidR="6556B100" w:rsidRDefault="6556B100" w:rsidP="6556B100">
      <w:pPr>
        <w:spacing w:after="0"/>
      </w:pPr>
    </w:p>
    <w:p w14:paraId="0635373A" w14:textId="362F2452" w:rsidR="0BF3CE97" w:rsidRDefault="0BF3CE97" w:rsidP="6556B100">
      <w:pPr>
        <w:spacing w:after="0"/>
      </w:pPr>
      <w:r w:rsidRPr="6556B100">
        <w:rPr>
          <w:rFonts w:ascii="Aptos" w:eastAsia="Aptos" w:hAnsi="Aptos" w:cs="Aptos"/>
          <w:szCs w:val="22"/>
        </w:rPr>
        <w:t>Stage 4</w:t>
      </w:r>
    </w:p>
    <w:p w14:paraId="614FD271" w14:textId="028D370F" w:rsidR="0BF3CE97" w:rsidRDefault="0BF3CE97" w:rsidP="6556B100">
      <w:pPr>
        <w:spacing w:after="0"/>
      </w:pPr>
      <w:r w:rsidRPr="6556B100">
        <w:rPr>
          <w:rFonts w:ascii="Aptos" w:eastAsia="Aptos" w:hAnsi="Aptos" w:cs="Aptos"/>
          <w:szCs w:val="22"/>
        </w:rPr>
        <w:t>↓</w:t>
      </w:r>
    </w:p>
    <w:p w14:paraId="56C0B21A" w14:textId="41025077" w:rsidR="0BF3CE97" w:rsidRDefault="0BF3CE97" w:rsidP="6556B100">
      <w:pPr>
        <w:spacing w:after="0"/>
      </w:pPr>
      <w:r w:rsidRPr="6556B100">
        <w:rPr>
          <w:rFonts w:ascii="Aptos" w:eastAsia="Aptos" w:hAnsi="Aptos" w:cs="Aptos"/>
          <w:szCs w:val="22"/>
        </w:rPr>
        <w:t>Stage 5</w:t>
      </w:r>
    </w:p>
    <w:p w14:paraId="00A49419" w14:textId="7C496D2B" w:rsidR="0BF3CE97" w:rsidRDefault="0BF3CE97" w:rsidP="6556B100">
      <w:pPr>
        <w:spacing w:after="0"/>
      </w:pPr>
      <w:r w:rsidRPr="6556B100">
        <w:rPr>
          <w:rFonts w:ascii="Aptos" w:eastAsia="Aptos" w:hAnsi="Aptos" w:cs="Aptos"/>
          <w:szCs w:val="22"/>
        </w:rPr>
        <w:t>↓</w:t>
      </w:r>
    </w:p>
    <w:p w14:paraId="228BD875" w14:textId="491DAEB9" w:rsidR="0BF3CE97" w:rsidRDefault="0BF3CE97" w:rsidP="6556B100">
      <w:pPr>
        <w:spacing w:after="0"/>
      </w:pPr>
      <w:r w:rsidRPr="6556B100">
        <w:rPr>
          <w:rFonts w:ascii="Aptos" w:eastAsia="Aptos" w:hAnsi="Aptos" w:cs="Aptos"/>
          <w:szCs w:val="22"/>
        </w:rPr>
        <w:t>Stage 6</w:t>
      </w:r>
    </w:p>
    <w:p w14:paraId="514B81DE" w14:textId="2B425952" w:rsidR="5CFC2442" w:rsidRDefault="5CFC2442" w:rsidP="6556B100">
      <w:pPr>
        <w:spacing w:after="0"/>
      </w:pPr>
      <w:r w:rsidRPr="6556B100">
        <w:rPr>
          <w:rFonts w:ascii="Aptos" w:eastAsia="Aptos" w:hAnsi="Aptos" w:cs="Aptos"/>
          <w:szCs w:val="22"/>
        </w:rPr>
        <w:t>├──License Purchased → Stage 7</w:t>
      </w:r>
    </w:p>
    <w:p w14:paraId="2DD3982A" w14:textId="3A680977" w:rsidR="5CFC2442" w:rsidRDefault="5CFC2442" w:rsidP="6556B100">
      <w:pPr>
        <w:spacing w:after="0"/>
      </w:pPr>
      <w:r w:rsidRPr="6556B100">
        <w:rPr>
          <w:rFonts w:ascii="Aptos" w:eastAsia="Aptos" w:hAnsi="Aptos" w:cs="Aptos"/>
          <w:szCs w:val="22"/>
        </w:rPr>
        <w:t>└── Stagnant Trial</w:t>
      </w:r>
    </w:p>
    <w:p w14:paraId="596C9B38" w14:textId="200FB151" w:rsidR="6556B100" w:rsidRDefault="6556B100" w:rsidP="6556B100">
      <w:pPr>
        <w:spacing w:after="0"/>
      </w:pPr>
    </w:p>
    <w:p w14:paraId="12A57F76" w14:textId="65EC32AB" w:rsidR="0BF3CE97" w:rsidRDefault="0BF3CE97" w:rsidP="6556B100">
      <w:pPr>
        <w:spacing w:after="0"/>
      </w:pPr>
      <w:r w:rsidRPr="6556B100">
        <w:rPr>
          <w:rFonts w:ascii="Aptos" w:eastAsia="Aptos" w:hAnsi="Aptos" w:cs="Aptos"/>
          <w:szCs w:val="22"/>
        </w:rPr>
        <w:t>Stage 7</w:t>
      </w:r>
    </w:p>
    <w:p w14:paraId="5E51CC4F" w14:textId="17ECAE21" w:rsidR="0BF3CE97" w:rsidRDefault="0BF3CE97" w:rsidP="6556B100">
      <w:pPr>
        <w:spacing w:after="0"/>
      </w:pPr>
      <w:r w:rsidRPr="6556B100">
        <w:rPr>
          <w:rFonts w:ascii="Aptos" w:eastAsia="Aptos" w:hAnsi="Aptos" w:cs="Aptos"/>
          <w:szCs w:val="22"/>
        </w:rPr>
        <w:t>↓</w:t>
      </w:r>
    </w:p>
    <w:p w14:paraId="0FEFE344" w14:textId="52F037A4" w:rsidR="0BF3CE97" w:rsidRDefault="0BF3CE97" w:rsidP="6556B100">
      <w:pPr>
        <w:spacing w:after="0"/>
      </w:pPr>
      <w:r w:rsidRPr="6556B100">
        <w:rPr>
          <w:rFonts w:ascii="Aptos" w:eastAsia="Aptos" w:hAnsi="Aptos" w:cs="Aptos"/>
          <w:szCs w:val="22"/>
        </w:rPr>
        <w:t>Stage 8</w:t>
      </w:r>
    </w:p>
    <w:p w14:paraId="5E7E55B8" w14:textId="774598E9" w:rsidR="0BF3CE97" w:rsidRDefault="0BF3CE97" w:rsidP="6556B100">
      <w:pPr>
        <w:spacing w:after="0"/>
      </w:pPr>
      <w:r w:rsidRPr="6556B100">
        <w:rPr>
          <w:rFonts w:ascii="Aptos" w:eastAsia="Aptos" w:hAnsi="Aptos" w:cs="Aptos"/>
          <w:szCs w:val="22"/>
        </w:rPr>
        <w:t>↓</w:t>
      </w:r>
    </w:p>
    <w:p w14:paraId="468BD48E" w14:textId="0986EA5C" w:rsidR="0BF3CE97" w:rsidRDefault="0BF3CE97" w:rsidP="6556B100">
      <w:pPr>
        <w:spacing w:after="0"/>
      </w:pPr>
      <w:r w:rsidRPr="6556B100">
        <w:rPr>
          <w:rFonts w:ascii="Aptos" w:eastAsia="Aptos" w:hAnsi="Aptos" w:cs="Aptos"/>
          <w:szCs w:val="22"/>
        </w:rPr>
        <w:t>Stage 9</w:t>
      </w:r>
    </w:p>
    <w:p w14:paraId="299BF32E" w14:textId="6B2D02BF" w:rsidR="0BF3CE97" w:rsidRDefault="0BF3CE97" w:rsidP="6556B100">
      <w:pPr>
        <w:spacing w:after="0"/>
      </w:pPr>
      <w:r w:rsidRPr="6556B100">
        <w:rPr>
          <w:rFonts w:ascii="Aptos" w:eastAsia="Aptos" w:hAnsi="Aptos" w:cs="Aptos"/>
          <w:szCs w:val="22"/>
        </w:rPr>
        <w:t>↓</w:t>
      </w:r>
    </w:p>
    <w:p w14:paraId="6DECC085" w14:textId="0650F1C6" w:rsidR="0BF3CE97" w:rsidRDefault="0BF3CE97" w:rsidP="6556B100">
      <w:pPr>
        <w:spacing w:after="0"/>
      </w:pPr>
      <w:r w:rsidRPr="6556B100">
        <w:rPr>
          <w:rFonts w:ascii="Aptos" w:eastAsia="Aptos" w:hAnsi="Aptos" w:cs="Aptos"/>
          <w:szCs w:val="22"/>
        </w:rPr>
        <w:t>Stage 10</w:t>
      </w:r>
    </w:p>
    <w:p w14:paraId="54B1E77D" w14:textId="4E9EEF89" w:rsidR="0BF3CE97" w:rsidRDefault="0BF3CE97" w:rsidP="6556B100">
      <w:pPr>
        <w:spacing w:after="0"/>
      </w:pPr>
      <w:r w:rsidRPr="6556B100">
        <w:rPr>
          <w:rFonts w:ascii="Aptos" w:eastAsia="Aptos" w:hAnsi="Aptos" w:cs="Aptos"/>
          <w:szCs w:val="22"/>
        </w:rPr>
        <w:t>↓</w:t>
      </w:r>
    </w:p>
    <w:p w14:paraId="70B78298" w14:textId="267E3A7F" w:rsidR="0BF3CE97" w:rsidRDefault="0BF3CE97" w:rsidP="6556B100">
      <w:pPr>
        <w:spacing w:after="0"/>
      </w:pPr>
      <w:r w:rsidRPr="6556B100">
        <w:rPr>
          <w:rFonts w:ascii="Aptos" w:eastAsia="Aptos" w:hAnsi="Aptos" w:cs="Aptos"/>
          <w:szCs w:val="22"/>
        </w:rPr>
        <w:t>Renewed</w:t>
      </w:r>
    </w:p>
    <w:p w14:paraId="2AE8D0BF" w14:textId="52D3D979" w:rsidR="0BF3CE97" w:rsidRDefault="0BF3CE97" w:rsidP="6556B100">
      <w:pPr>
        <w:spacing w:after="0"/>
      </w:pPr>
      <w:r w:rsidRPr="6556B100">
        <w:rPr>
          <w:rFonts w:ascii="Aptos" w:eastAsia="Aptos" w:hAnsi="Aptos" w:cs="Aptos"/>
          <w:szCs w:val="22"/>
        </w:rPr>
        <w:t>↓</w:t>
      </w:r>
    </w:p>
    <w:p w14:paraId="34EF0D2B" w14:textId="3987579C" w:rsidR="0BF3CE97" w:rsidRDefault="0BF3CE97" w:rsidP="6556B100">
      <w:pPr>
        <w:spacing w:after="0"/>
      </w:pPr>
      <w:r w:rsidRPr="6556B100">
        <w:rPr>
          <w:rFonts w:ascii="Aptos" w:eastAsia="Aptos" w:hAnsi="Aptos" w:cs="Aptos"/>
          <w:szCs w:val="22"/>
        </w:rPr>
        <w:t>Stage 7</w:t>
      </w:r>
    </w:p>
    <w:p w14:paraId="1FA6595C" w14:textId="021AD69C" w:rsidR="6556B100" w:rsidRDefault="6556B100"/>
    <w:p w14:paraId="2E77EBD1" w14:textId="130DCBD7" w:rsidR="6556B100" w:rsidRDefault="6556B100"/>
    <w:p w14:paraId="23D00423" w14:textId="77777777" w:rsidR="00DE57B9" w:rsidRDefault="00DE57B9" w:rsidP="00DE57B9">
      <w:pPr>
        <w:pStyle w:val="Heading1"/>
      </w:pPr>
      <w:bookmarkStart w:id="36" w:name="_Toc238034722"/>
      <w:r>
        <w:t>Analytics</w:t>
      </w:r>
      <w:bookmarkEnd w:id="36"/>
    </w:p>
    <w:p w14:paraId="6BC6044A" w14:textId="5D9245C9" w:rsidR="767F5432" w:rsidRDefault="767F5432" w:rsidP="333A3DF6">
      <w:pPr>
        <w:spacing w:before="240" w:after="0"/>
      </w:pPr>
      <w:r w:rsidRPr="333A3DF6">
        <w:rPr>
          <w:b/>
          <w:bCs/>
        </w:rPr>
        <w:t>Data Source</w:t>
      </w:r>
      <w:r w:rsidR="5F508E61" w:rsidRPr="333A3DF6">
        <w:rPr>
          <w:b/>
          <w:bCs/>
        </w:rPr>
        <w:t>: Dataverse</w:t>
      </w:r>
    </w:p>
    <w:p w14:paraId="59B55206" w14:textId="44D97A2A" w:rsidR="687F654C" w:rsidRDefault="687F654C" w:rsidP="00BE7A0E">
      <w:pPr>
        <w:pStyle w:val="ListParagraph"/>
        <w:numPr>
          <w:ilvl w:val="0"/>
          <w:numId w:val="38"/>
        </w:numPr>
        <w:spacing w:after="0"/>
      </w:pPr>
      <w:r>
        <w:t>Vr_contact</w:t>
      </w:r>
    </w:p>
    <w:p w14:paraId="21EA47FF" w14:textId="0804B742" w:rsidR="687F654C" w:rsidRDefault="687F654C" w:rsidP="00BE7A0E">
      <w:pPr>
        <w:pStyle w:val="ListParagraph"/>
        <w:numPr>
          <w:ilvl w:val="0"/>
          <w:numId w:val="38"/>
        </w:numPr>
        <w:spacing w:after="0"/>
      </w:pPr>
      <w:r>
        <w:t>Vr_customer</w:t>
      </w:r>
    </w:p>
    <w:p w14:paraId="08E00FA5" w14:textId="25542246" w:rsidR="687F654C" w:rsidRDefault="687F654C" w:rsidP="00BE7A0E">
      <w:pPr>
        <w:pStyle w:val="ListParagraph"/>
        <w:numPr>
          <w:ilvl w:val="0"/>
          <w:numId w:val="38"/>
        </w:numPr>
        <w:spacing w:after="0"/>
      </w:pPr>
      <w:r>
        <w:t>Vr_entitlement</w:t>
      </w:r>
    </w:p>
    <w:p w14:paraId="0E407594" w14:textId="62C4D018" w:rsidR="687F654C" w:rsidRDefault="687F654C" w:rsidP="00BE7A0E">
      <w:pPr>
        <w:pStyle w:val="ListParagraph"/>
        <w:numPr>
          <w:ilvl w:val="0"/>
          <w:numId w:val="38"/>
        </w:numPr>
        <w:spacing w:after="0"/>
      </w:pPr>
      <w:r>
        <w:t>Vr_product</w:t>
      </w:r>
    </w:p>
    <w:p w14:paraId="662CBA5C" w14:textId="0C9E8896" w:rsidR="68C69906" w:rsidRDefault="68C69906" w:rsidP="00BE7A0E">
      <w:pPr>
        <w:pStyle w:val="ListParagraph"/>
        <w:numPr>
          <w:ilvl w:val="0"/>
          <w:numId w:val="38"/>
        </w:numPr>
        <w:spacing w:after="240"/>
      </w:pPr>
      <w:r>
        <w:t>Vr_productversion</w:t>
      </w:r>
    </w:p>
    <w:p w14:paraId="6FF6D67E" w14:textId="77551D8B" w:rsidR="007D650B" w:rsidRPr="00231437" w:rsidRDefault="007D650B" w:rsidP="007D650B">
      <w:pPr>
        <w:spacing w:after="0"/>
      </w:pPr>
    </w:p>
    <w:p w14:paraId="634F480C" w14:textId="77777777" w:rsidR="00231437" w:rsidRPr="00231437" w:rsidRDefault="00231437" w:rsidP="00231437">
      <w:r w:rsidRPr="00231437">
        <w:rPr>
          <w:b/>
          <w:bCs/>
        </w:rPr>
        <w:t>Refresh Information</w:t>
      </w:r>
    </w:p>
    <w:p w14:paraId="2160A5AB" w14:textId="55AC3B15" w:rsidR="50274C24" w:rsidRDefault="50274C24">
      <w:r>
        <w:t>Refresh Type: DirectQuery</w:t>
      </w:r>
    </w:p>
    <w:p w14:paraId="373B46B8" w14:textId="059C41D8" w:rsidR="50274C24" w:rsidRDefault="50274C24">
      <w:r>
        <w:t>Refresh Frequency: Real-time/on demand</w:t>
      </w:r>
    </w:p>
    <w:p w14:paraId="087A9C96" w14:textId="6B144E72" w:rsidR="00231437" w:rsidRPr="00231437" w:rsidRDefault="001050EB" w:rsidP="007D650B">
      <w:pPr>
        <w:spacing w:after="0"/>
      </w:pPr>
      <w:r>
        <w:rPr>
          <w:noProof/>
        </w:rPr>
        <w:drawing>
          <wp:inline distT="0" distB="0" distL="0" distR="0" wp14:anchorId="461C020A" wp14:editId="142B7B05">
            <wp:extent cx="6400800" cy="638175"/>
            <wp:effectExtent l="0" t="0" r="0" b="9525"/>
            <wp:docPr id="1051188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88907" name="Picture 1051188907"/>
                    <pic:cNvPicPr/>
                  </pic:nvPicPr>
                  <pic:blipFill>
                    <a:blip r:embed="rId27">
                      <a:extLst>
                        <a:ext uri="{28A0092B-C50C-407E-A947-70E740481C1C}">
                          <a14:useLocalDpi xmlns:a14="http://schemas.microsoft.com/office/drawing/2010/main"/>
                        </a:ext>
                      </a:extLst>
                    </a:blip>
                    <a:stretch>
                      <a:fillRect/>
                    </a:stretch>
                  </pic:blipFill>
                  <pic:spPr>
                    <a:xfrm>
                      <a:off x="0" y="0"/>
                      <a:ext cx="6400800" cy="638175"/>
                    </a:xfrm>
                    <a:prstGeom prst="rect">
                      <a:avLst/>
                    </a:prstGeom>
                  </pic:spPr>
                </pic:pic>
              </a:graphicData>
            </a:graphic>
          </wp:inline>
        </w:drawing>
      </w:r>
    </w:p>
    <w:p w14:paraId="68FD1BD1" w14:textId="79EF29C7" w:rsidR="007D650B" w:rsidRDefault="007D650B" w:rsidP="007D650B">
      <w:pPr>
        <w:spacing w:after="0"/>
      </w:pPr>
    </w:p>
    <w:p w14:paraId="29E62419" w14:textId="26756C82" w:rsidR="007D650B" w:rsidRDefault="34FE2EBD" w:rsidP="333A3DF6">
      <w:pPr>
        <w:pStyle w:val="Heading2"/>
        <w:spacing w:after="240"/>
      </w:pPr>
      <w:bookmarkStart w:id="37" w:name="_Toc238034723"/>
      <w:r>
        <w:t>Overview Dashboard</w:t>
      </w:r>
      <w:bookmarkEnd w:id="37"/>
    </w:p>
    <w:p w14:paraId="3A2B15C6" w14:textId="1F8A4283" w:rsidR="007D650B" w:rsidRDefault="34FE2EBD" w:rsidP="007D650B">
      <w:pPr>
        <w:spacing w:after="0"/>
      </w:pPr>
      <w:r>
        <w:t>The overview dashboard provides a consolidated view of lead generation, customer onboarding, trial adoption, licensing activity, renewals, customer engagement, and product usage.</w:t>
      </w:r>
    </w:p>
    <w:p w14:paraId="0AE29424" w14:textId="0BD64E4F" w:rsidR="00231437" w:rsidRPr="00231437" w:rsidRDefault="00231437" w:rsidP="00231437"/>
    <w:p w14:paraId="3159CD59" w14:textId="77777777" w:rsidR="00231437" w:rsidRPr="00231437" w:rsidRDefault="00231437" w:rsidP="00231437">
      <w:pPr>
        <w:rPr>
          <w:b/>
          <w:bCs/>
        </w:rPr>
      </w:pPr>
      <w:r w:rsidRPr="00231437">
        <w:rPr>
          <w:b/>
          <w:bCs/>
        </w:rPr>
        <w:t>KPI Cards</w:t>
      </w:r>
    </w:p>
    <w:p w14:paraId="73FC5F63" w14:textId="6EEB1871" w:rsidR="00231437" w:rsidRPr="007D650B" w:rsidRDefault="00231437" w:rsidP="00231437">
      <w:pPr>
        <w:rPr>
          <w:b/>
          <w:bCs/>
        </w:rPr>
      </w:pPr>
      <w:r w:rsidRPr="00231437">
        <w:rPr>
          <w:b/>
          <w:bCs/>
        </w:rPr>
        <w:t>Leads Last 14 Days</w:t>
      </w:r>
      <w:r w:rsidR="007D650B">
        <w:rPr>
          <w:b/>
          <w:bCs/>
        </w:rPr>
        <w:t xml:space="preserve"> </w:t>
      </w:r>
      <w:r w:rsidR="41304A5C">
        <w:t>(Measure)</w:t>
      </w:r>
      <w:r w:rsidR="007D650B" w:rsidRPr="6556B100">
        <w:rPr>
          <w:b/>
          <w:bCs/>
        </w:rPr>
        <w:t xml:space="preserve"> </w:t>
      </w:r>
      <w:r w:rsidR="007D650B">
        <w:t>t</w:t>
      </w:r>
      <w:r w:rsidRPr="00231437">
        <w:t>racks the volume of new marketplace leads received in the previous 14 days.</w:t>
      </w:r>
    </w:p>
    <w:p w14:paraId="5B5F3B95" w14:textId="75823706" w:rsidR="001FDAC8" w:rsidRDefault="001FDAC8" w:rsidP="6556B100">
      <w:r w:rsidRPr="6556B100">
        <w:rPr>
          <w:b/>
          <w:bCs/>
        </w:rPr>
        <w:t xml:space="preserve">DAX: </w:t>
      </w:r>
    </w:p>
    <w:p w14:paraId="3707A522" w14:textId="59C1E5CA" w:rsidR="001FDAC8" w:rsidRDefault="001FDAC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Leads Last 14 Days = </w:t>
      </w:r>
    </w:p>
    <w:p w14:paraId="4DDD9711" w14:textId="28CA288B" w:rsidR="001FDAC8" w:rsidRDefault="001FDAC8"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56F43ADA" w14:textId="5A5AA751" w:rsidR="001FDAC8" w:rsidRDefault="001FDAC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vr_contact</w:t>
      </w:r>
      <w:r w:rsidRPr="6556B100">
        <w:rPr>
          <w:rFonts w:ascii="Consolas" w:eastAsia="Consolas" w:hAnsi="Consolas" w:cs="Consolas"/>
          <w:color w:val="000000" w:themeColor="text1"/>
          <w:sz w:val="18"/>
          <w:szCs w:val="18"/>
        </w:rPr>
        <w:t>),</w:t>
      </w:r>
    </w:p>
    <w:p w14:paraId="480CF039" w14:textId="09B8CF3D" w:rsidR="001FDAC8" w:rsidRDefault="001FDAC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vr_contact[LeadCreated]</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14</w:t>
      </w:r>
    </w:p>
    <w:p w14:paraId="4DE05CFB" w14:textId="334999F5" w:rsidR="001FDAC8" w:rsidRDefault="001FDAC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7A985629" w14:textId="00DB6A05" w:rsidR="6556B100" w:rsidRDefault="6556B100" w:rsidP="6556B100">
      <w:pPr>
        <w:pStyle w:val="ListParagraph"/>
        <w:rPr>
          <w:b/>
          <w:bCs/>
        </w:rPr>
      </w:pPr>
    </w:p>
    <w:p w14:paraId="6C7E18A2" w14:textId="58590BD1" w:rsidR="00231437" w:rsidRPr="00D34F58" w:rsidRDefault="00231437" w:rsidP="00231437">
      <w:r w:rsidRPr="00231437">
        <w:rPr>
          <w:b/>
          <w:bCs/>
        </w:rPr>
        <w:t>Active Trials</w:t>
      </w:r>
      <w:r w:rsidR="007D650B">
        <w:rPr>
          <w:b/>
          <w:bCs/>
        </w:rPr>
        <w:t xml:space="preserve"> </w:t>
      </w:r>
      <w:r w:rsidR="15D5370F">
        <w:t xml:space="preserve">(Measure) </w:t>
      </w:r>
      <w:r w:rsidR="007D650B">
        <w:t>s</w:t>
      </w:r>
      <w:r w:rsidRPr="00231437">
        <w:t>hows the number of customers currently in trial.</w:t>
      </w:r>
    </w:p>
    <w:p w14:paraId="0D884B49" w14:textId="19363A66" w:rsidR="0569BC69" w:rsidRDefault="0569BC69" w:rsidP="6556B100">
      <w:r w:rsidRPr="6556B100">
        <w:rPr>
          <w:b/>
          <w:bCs/>
        </w:rPr>
        <w:t>DAX:</w:t>
      </w:r>
    </w:p>
    <w:p w14:paraId="117A692C" w14:textId="0192A0D5" w:rsidR="0569BC69" w:rsidRDefault="0569BC6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Active Trials = </w:t>
      </w:r>
    </w:p>
    <w:p w14:paraId="771EDDEF" w14:textId="22F9DECD" w:rsidR="0569BC69" w:rsidRDefault="0569BC69"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4256F138" w14:textId="264098A0" w:rsidR="0569BC69" w:rsidRDefault="0569BC6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5FF28BA9" w14:textId="41CC186D" w:rsidR="0569BC69" w:rsidRDefault="0569BC6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w:t>
      </w:r>
    </w:p>
    <w:p w14:paraId="4ABDCDD7" w14:textId="5D7FEE25" w:rsidR="0569BC69" w:rsidRDefault="0569BC6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374A385C" w14:textId="0D04CF75" w:rsidR="0569BC69" w:rsidRDefault="0569BC6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31E36B65" w14:textId="79B02D35" w:rsidR="6556B100" w:rsidRDefault="6556B100" w:rsidP="6556B100">
      <w:pPr>
        <w:rPr>
          <w:b/>
          <w:bCs/>
        </w:rPr>
      </w:pPr>
    </w:p>
    <w:p w14:paraId="4D3A302B" w14:textId="2FB193AE" w:rsidR="00231437" w:rsidRPr="00D34F58" w:rsidRDefault="00231437" w:rsidP="00231437">
      <w:r w:rsidRPr="00231437">
        <w:rPr>
          <w:b/>
          <w:bCs/>
        </w:rPr>
        <w:t>Licensed Customers</w:t>
      </w:r>
      <w:r w:rsidR="007D650B">
        <w:rPr>
          <w:b/>
          <w:bCs/>
        </w:rPr>
        <w:t xml:space="preserve"> </w:t>
      </w:r>
      <w:r w:rsidR="1E5EE3CA">
        <w:t>(Measure)</w:t>
      </w:r>
      <w:r w:rsidR="007D650B" w:rsidRPr="6556B100">
        <w:rPr>
          <w:b/>
          <w:bCs/>
        </w:rPr>
        <w:t xml:space="preserve"> </w:t>
      </w:r>
      <w:r w:rsidR="007D650B">
        <w:t>s</w:t>
      </w:r>
      <w:r w:rsidRPr="00231437">
        <w:t>hows customers with an active paid license.</w:t>
      </w:r>
    </w:p>
    <w:p w14:paraId="5566BFE2" w14:textId="0FCC69C1" w:rsidR="7F4B56F6" w:rsidRDefault="7F4B56F6">
      <w:r w:rsidRPr="6556B100">
        <w:rPr>
          <w:b/>
          <w:bCs/>
        </w:rPr>
        <w:t>DAX</w:t>
      </w:r>
      <w:r>
        <w:t>:</w:t>
      </w:r>
    </w:p>
    <w:p w14:paraId="65292000" w14:textId="0B5EBD81" w:rsidR="7F4B56F6" w:rsidRDefault="7F4B56F6"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Licensed Customers = </w:t>
      </w:r>
    </w:p>
    <w:p w14:paraId="0D600B7F" w14:textId="7FD9B7AF" w:rsidR="7F4B56F6" w:rsidRDefault="7F4B56F6"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49774DAB" w14:textId="296A8AE3" w:rsidR="7F4B56F6" w:rsidRDefault="7F4B56F6"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208430D4" w14:textId="750FF790" w:rsidR="7F4B56F6" w:rsidRDefault="7F4B56F6"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"License"</w:t>
      </w:r>
    </w:p>
    <w:p w14:paraId="73465746" w14:textId="3E52A7A7" w:rsidR="7F4B56F6" w:rsidRDefault="7F4B56F6"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6554AB8E" w14:textId="7FF57377" w:rsidR="6556B100" w:rsidRDefault="6556B100"/>
    <w:p w14:paraId="1283A016" w14:textId="7CEA7511" w:rsidR="00231437" w:rsidRPr="00D34F58" w:rsidRDefault="00231437" w:rsidP="00231437">
      <w:r w:rsidRPr="6556B100">
        <w:rPr>
          <w:b/>
          <w:bCs/>
        </w:rPr>
        <w:t xml:space="preserve">Renews </w:t>
      </w:r>
      <w:r w:rsidR="002C4EFA" w:rsidRPr="6556B100">
        <w:rPr>
          <w:b/>
          <w:bCs/>
        </w:rPr>
        <w:t>&lt;</w:t>
      </w:r>
      <w:r w:rsidRPr="00231437">
        <w:rPr>
          <w:b/>
          <w:bCs/>
        </w:rPr>
        <w:t xml:space="preserve"> 30 Days</w:t>
      </w:r>
      <w:r w:rsidR="007D650B">
        <w:rPr>
          <w:b/>
          <w:bCs/>
        </w:rPr>
        <w:t xml:space="preserve"> </w:t>
      </w:r>
      <w:r w:rsidR="4296F868">
        <w:t>(Measure)</w:t>
      </w:r>
      <w:r w:rsidR="007D650B" w:rsidRPr="6556B100">
        <w:rPr>
          <w:b/>
          <w:bCs/>
        </w:rPr>
        <w:t xml:space="preserve"> </w:t>
      </w:r>
      <w:r w:rsidR="007D650B">
        <w:t>i</w:t>
      </w:r>
      <w:r w:rsidRPr="00231437">
        <w:t>dentifies upcoming renewal activity requiring attention.</w:t>
      </w:r>
    </w:p>
    <w:p w14:paraId="53EB108A" w14:textId="5F2FAFE0" w:rsidR="406EE17F" w:rsidRDefault="406EE17F">
      <w:r w:rsidRPr="6556B100">
        <w:rPr>
          <w:b/>
          <w:bCs/>
        </w:rPr>
        <w:t>DAX</w:t>
      </w:r>
      <w:r>
        <w:t>:</w:t>
      </w:r>
    </w:p>
    <w:p w14:paraId="7D9CD67A" w14:textId="7B66E257" w:rsidR="27F4A538" w:rsidRDefault="27F4A53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Renewals Due in 30 Days = </w:t>
      </w:r>
    </w:p>
    <w:p w14:paraId="3CECBE35" w14:textId="5A162949" w:rsidR="27F4A538" w:rsidRDefault="27F4A538"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7DB607D4" w14:textId="7CC690E3" w:rsidR="27F4A538" w:rsidRDefault="27F4A53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6C762AD1" w14:textId="591BC015" w:rsidR="27F4A538" w:rsidRDefault="27F4A53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2</w:t>
      </w:r>
      <w:r w:rsidRPr="6556B100">
        <w:rPr>
          <w:rFonts w:ascii="Consolas" w:eastAsia="Consolas" w:hAnsi="Consolas" w:cs="Consolas"/>
          <w:color w:val="000000" w:themeColor="text1"/>
          <w:sz w:val="18"/>
          <w:szCs w:val="18"/>
        </w:rPr>
        <w:t>,</w:t>
      </w:r>
    </w:p>
    <w:p w14:paraId="64E938C9" w14:textId="6798898F" w:rsidR="27F4A538" w:rsidRDefault="27F4A53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lastRenderedPageBreak/>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3289A175" w14:textId="0A35E03F" w:rsidR="27F4A538" w:rsidRDefault="27F4A53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30</w:t>
      </w:r>
    </w:p>
    <w:p w14:paraId="32700FF0" w14:textId="22653F61" w:rsidR="27F4A538" w:rsidRDefault="27F4A53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321D48F6" w14:textId="2D1F4820" w:rsidR="6556B100" w:rsidRDefault="6556B100" w:rsidP="6556B100">
      <w:pPr>
        <w:rPr>
          <w:b/>
          <w:bCs/>
        </w:rPr>
      </w:pPr>
    </w:p>
    <w:p w14:paraId="68887E82" w14:textId="5F1485DA" w:rsidR="00231437" w:rsidRPr="00F278C0" w:rsidRDefault="00231437" w:rsidP="00231437">
      <w:r w:rsidRPr="00231437">
        <w:rPr>
          <w:b/>
          <w:bCs/>
        </w:rPr>
        <w:t>Expired Licenses</w:t>
      </w:r>
      <w:r w:rsidR="00D34F58">
        <w:rPr>
          <w:b/>
          <w:bCs/>
        </w:rPr>
        <w:t xml:space="preserve"> </w:t>
      </w:r>
      <w:r w:rsidR="3D749CF3">
        <w:t xml:space="preserve">(Measure) </w:t>
      </w:r>
      <w:r w:rsidR="00D34F58">
        <w:t>t</w:t>
      </w:r>
      <w:r w:rsidRPr="00231437">
        <w:t>racks customers</w:t>
      </w:r>
      <w:r w:rsidR="00CC7EFB">
        <w:t xml:space="preserve"> with licenses</w:t>
      </w:r>
      <w:r w:rsidRPr="00231437">
        <w:t xml:space="preserve"> that have passed their expiration date.</w:t>
      </w:r>
    </w:p>
    <w:p w14:paraId="7283B435" w14:textId="3198624C" w:rsidR="422A1436" w:rsidRDefault="422A1436">
      <w:r w:rsidRPr="6556B100">
        <w:rPr>
          <w:b/>
          <w:bCs/>
        </w:rPr>
        <w:t>DAX</w:t>
      </w:r>
      <w:r>
        <w:t>:</w:t>
      </w:r>
    </w:p>
    <w:p w14:paraId="3C2BA381" w14:textId="38B56F1E" w:rsidR="356C2B99" w:rsidRDefault="356C2B9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Expired Licenses = </w:t>
      </w:r>
    </w:p>
    <w:p w14:paraId="3E5DF300" w14:textId="774C567E" w:rsidR="356C2B99" w:rsidRDefault="356C2B99"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6555130B" w14:textId="08448E72" w:rsidR="356C2B99" w:rsidRDefault="356C2B9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0CF8611F" w14:textId="50761D29" w:rsidR="356C2B99" w:rsidRDefault="356C2B9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3</w:t>
      </w:r>
    </w:p>
    <w:p w14:paraId="1CED02B3" w14:textId="7399DC27" w:rsidR="356C2B99" w:rsidRDefault="356C2B9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48475D83" w14:textId="3BAE2A4C" w:rsidR="6556B100" w:rsidRDefault="6556B100" w:rsidP="6556B100">
      <w:pPr>
        <w:rPr>
          <w:b/>
          <w:bCs/>
        </w:rPr>
      </w:pPr>
    </w:p>
    <w:p w14:paraId="5DF8816D" w14:textId="5670E1BD" w:rsidR="00231437" w:rsidRPr="00F278C0" w:rsidRDefault="00231437" w:rsidP="00231437">
      <w:r w:rsidRPr="00231437">
        <w:rPr>
          <w:b/>
          <w:bCs/>
        </w:rPr>
        <w:t>Users</w:t>
      </w:r>
      <w:r w:rsidR="00F278C0">
        <w:rPr>
          <w:b/>
          <w:bCs/>
        </w:rPr>
        <w:t xml:space="preserve"> </w:t>
      </w:r>
      <w:r w:rsidR="00F278C0">
        <w:t>represent all</w:t>
      </w:r>
      <w:r w:rsidRPr="00231437">
        <w:t xml:space="preserve"> customer</w:t>
      </w:r>
      <w:r w:rsidR="00F278C0">
        <w:t>s</w:t>
      </w:r>
      <w:r w:rsidRPr="00231437">
        <w:t xml:space="preserve"> maintained within the lifecycle system.</w:t>
      </w:r>
    </w:p>
    <w:p w14:paraId="1708C51B" w14:textId="6CA5D9DB" w:rsidR="69739AF2" w:rsidRDefault="69739AF2">
      <w:r w:rsidRPr="6556B100">
        <w:rPr>
          <w:b/>
          <w:bCs/>
        </w:rPr>
        <w:t>DAX</w:t>
      </w:r>
      <w:r>
        <w:t>:</w:t>
      </w:r>
    </w:p>
    <w:p w14:paraId="6669F746" w14:textId="10AB20BE" w:rsidR="2ED984A2" w:rsidRDefault="2ED984A2"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Users = </w:t>
      </w:r>
    </w:p>
    <w:p w14:paraId="62E8A509" w14:textId="7521DF81" w:rsidR="2ED984A2" w:rsidRDefault="2ED984A2" w:rsidP="6556B100">
      <w:pPr>
        <w:shd w:val="clear" w:color="auto" w:fill="FFFFFF" w:themeFill="background1"/>
        <w:spacing w:after="0" w:line="270" w:lineRule="auto"/>
      </w:pP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vr_customer</w:t>
      </w:r>
      <w:r w:rsidRPr="6556B100">
        <w:rPr>
          <w:rFonts w:ascii="Consolas" w:eastAsia="Consolas" w:hAnsi="Consolas" w:cs="Consolas"/>
          <w:color w:val="000000" w:themeColor="text1"/>
          <w:sz w:val="18"/>
          <w:szCs w:val="18"/>
        </w:rPr>
        <w:t>)</w:t>
      </w:r>
    </w:p>
    <w:p w14:paraId="030F5AF6" w14:textId="4B9BD969" w:rsidR="6556B100" w:rsidRDefault="6556B100" w:rsidP="6556B100">
      <w:pPr>
        <w:rPr>
          <w:b/>
          <w:bCs/>
        </w:rPr>
      </w:pPr>
    </w:p>
    <w:p w14:paraId="34F9BAF2" w14:textId="11C8405C" w:rsidR="00231437" w:rsidRPr="00F278C0" w:rsidRDefault="00231437" w:rsidP="00231437">
      <w:r w:rsidRPr="00231437">
        <w:rPr>
          <w:b/>
          <w:bCs/>
        </w:rPr>
        <w:t>Unsubscribed Contacts</w:t>
      </w:r>
      <w:r w:rsidR="00F278C0">
        <w:rPr>
          <w:b/>
          <w:bCs/>
        </w:rPr>
        <w:t xml:space="preserve"> </w:t>
      </w:r>
      <w:r w:rsidR="7B7BF8A4">
        <w:t xml:space="preserve">(Measure) </w:t>
      </w:r>
      <w:r w:rsidR="00F278C0">
        <w:t>t</w:t>
      </w:r>
      <w:r w:rsidRPr="00231437">
        <w:t>racks contacts that have opted out of commercial email communication.</w:t>
      </w:r>
    </w:p>
    <w:p w14:paraId="3CCB77C6" w14:textId="0F00DBAB" w:rsidR="00231437" w:rsidRPr="00231437" w:rsidRDefault="733036E5" w:rsidP="00231437">
      <w:r w:rsidRPr="6556B100">
        <w:rPr>
          <w:b/>
          <w:bCs/>
        </w:rPr>
        <w:t>DAX</w:t>
      </w:r>
      <w:r>
        <w:t>:</w:t>
      </w:r>
    </w:p>
    <w:p w14:paraId="0ADDD57A" w14:textId="52D6467B" w:rsidR="00231437" w:rsidRPr="00231437" w:rsidRDefault="210881B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Unsubscribed Contacts = </w:t>
      </w:r>
    </w:p>
    <w:p w14:paraId="6D30BBB0" w14:textId="12B4B818" w:rsidR="00231437" w:rsidRPr="00231437" w:rsidRDefault="210881BF"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10CCA99C" w14:textId="46610E42" w:rsidR="00231437" w:rsidRPr="00231437" w:rsidRDefault="210881B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vr_contact</w:t>
      </w:r>
      <w:r w:rsidRPr="6556B100">
        <w:rPr>
          <w:rFonts w:ascii="Consolas" w:eastAsia="Consolas" w:hAnsi="Consolas" w:cs="Consolas"/>
          <w:color w:val="000000" w:themeColor="text1"/>
          <w:sz w:val="18"/>
          <w:szCs w:val="18"/>
        </w:rPr>
        <w:t>),</w:t>
      </w:r>
    </w:p>
    <w:p w14:paraId="77601416" w14:textId="6B5AB0E4" w:rsidR="00231437" w:rsidRPr="00231437" w:rsidRDefault="210881B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vr_contact[vr_unsubscribed]</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3165BB"/>
          <w:sz w:val="18"/>
          <w:szCs w:val="18"/>
        </w:rPr>
        <w:t>TRUE</w:t>
      </w:r>
      <w:r w:rsidRPr="6556B100">
        <w:rPr>
          <w:rFonts w:ascii="Consolas" w:eastAsia="Consolas" w:hAnsi="Consolas" w:cs="Consolas"/>
          <w:color w:val="000000" w:themeColor="text1"/>
          <w:sz w:val="18"/>
          <w:szCs w:val="18"/>
        </w:rPr>
        <w:t>()</w:t>
      </w:r>
    </w:p>
    <w:p w14:paraId="393AC957" w14:textId="50B2BBA9" w:rsidR="00231437" w:rsidRPr="00231437" w:rsidRDefault="210881B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6E9F5091" w14:textId="5E8CABCC" w:rsidR="00231437" w:rsidRPr="00231437" w:rsidRDefault="00231437" w:rsidP="00231437"/>
    <w:p w14:paraId="584023A8" w14:textId="275523BA" w:rsidR="00231437" w:rsidRPr="001E5CAA" w:rsidRDefault="00231437" w:rsidP="00231437">
      <w:pPr>
        <w:rPr>
          <w:b/>
          <w:bCs/>
        </w:rPr>
      </w:pPr>
      <w:r w:rsidRPr="00231437">
        <w:rPr>
          <w:b/>
          <w:bCs/>
        </w:rPr>
        <w:t>Leads by Month</w:t>
      </w:r>
      <w:r w:rsidR="001E5CAA">
        <w:rPr>
          <w:b/>
          <w:bCs/>
        </w:rPr>
        <w:t xml:space="preserve"> </w:t>
      </w:r>
      <w:r w:rsidR="2FFAB4A9" w:rsidRPr="6556B100">
        <w:t xml:space="preserve">(bar chart) </w:t>
      </w:r>
      <w:r w:rsidR="001E5CAA">
        <w:t>s</w:t>
      </w:r>
      <w:r w:rsidRPr="00231437">
        <w:t>hows lead acquisition trends over time.</w:t>
      </w:r>
    </w:p>
    <w:p w14:paraId="0B8CA1C1" w14:textId="70F8AC8E" w:rsidR="00231437" w:rsidRPr="001E5CAA" w:rsidRDefault="0991EB3E" w:rsidP="00231437">
      <w:pPr>
        <w:rPr>
          <w:b/>
          <w:bCs/>
        </w:rPr>
      </w:pPr>
      <w:r w:rsidRPr="6556B100">
        <w:rPr>
          <w:b/>
          <w:bCs/>
        </w:rPr>
        <w:t>X-</w:t>
      </w:r>
      <w:r w:rsidR="00231437" w:rsidRPr="00231437">
        <w:rPr>
          <w:b/>
          <w:bCs/>
        </w:rPr>
        <w:t>Axis</w:t>
      </w:r>
      <w:r w:rsidR="001E5CAA">
        <w:rPr>
          <w:b/>
          <w:bCs/>
        </w:rPr>
        <w:t xml:space="preserve">: </w:t>
      </w:r>
      <w:r w:rsidR="00C80379">
        <w:t>Date</w:t>
      </w:r>
      <w:r w:rsidR="00231437" w:rsidRPr="00231437">
        <w:t xml:space="preserve"> Created </w:t>
      </w:r>
      <w:r w:rsidR="00C80379">
        <w:t>(Contact)</w:t>
      </w:r>
    </w:p>
    <w:p w14:paraId="1BDA223A" w14:textId="0899A5E3" w:rsidR="6842140C" w:rsidRDefault="6842140C" w:rsidP="6556B100">
      <w:r w:rsidRPr="6556B100">
        <w:rPr>
          <w:b/>
          <w:bCs/>
        </w:rPr>
        <w:t>Y-Axis</w:t>
      </w:r>
      <w:r w:rsidR="001E5CAA" w:rsidRPr="6556B100">
        <w:rPr>
          <w:b/>
          <w:bCs/>
        </w:rPr>
        <w:t xml:space="preserve">: </w:t>
      </w:r>
      <w:r w:rsidR="00037194">
        <w:t>Leads</w:t>
      </w:r>
      <w:r w:rsidR="7A43535E">
        <w:t xml:space="preserve"> (</w:t>
      </w:r>
      <w:r w:rsidR="00037194">
        <w:t>Measure</w:t>
      </w:r>
      <w:r w:rsidR="0B7AA518">
        <w:t>)</w:t>
      </w:r>
    </w:p>
    <w:p w14:paraId="02871119" w14:textId="33A7FE55" w:rsidR="00231437" w:rsidRPr="001E5CAA" w:rsidRDefault="00231437" w:rsidP="00231437">
      <w:pPr>
        <w:rPr>
          <w:b/>
          <w:bCs/>
        </w:rPr>
      </w:pPr>
      <w:r w:rsidRPr="00231437">
        <w:rPr>
          <w:b/>
          <w:bCs/>
        </w:rPr>
        <w:t>Business Use</w:t>
      </w:r>
      <w:r w:rsidR="001E5CAA">
        <w:rPr>
          <w:b/>
          <w:bCs/>
        </w:rPr>
        <w:t xml:space="preserve">: </w:t>
      </w:r>
      <w:r w:rsidRPr="00231437">
        <w:t>Identifies growth trends and seasonality.</w:t>
      </w:r>
    </w:p>
    <w:p w14:paraId="12A79718" w14:textId="2154A302" w:rsidR="00231437" w:rsidRPr="00231437" w:rsidRDefault="00231437" w:rsidP="00231437"/>
    <w:p w14:paraId="3F32072E" w14:textId="32F42BD6" w:rsidR="00231437" w:rsidRPr="00231437" w:rsidRDefault="00231437" w:rsidP="00231437">
      <w:pPr>
        <w:rPr>
          <w:b/>
          <w:bCs/>
        </w:rPr>
      </w:pPr>
      <w:r w:rsidRPr="00231437">
        <w:rPr>
          <w:b/>
          <w:bCs/>
        </w:rPr>
        <w:t>Stage Distribution</w:t>
      </w:r>
      <w:r w:rsidR="00653F50">
        <w:rPr>
          <w:b/>
          <w:bCs/>
        </w:rPr>
        <w:t xml:space="preserve"> </w:t>
      </w:r>
      <w:r w:rsidR="0A3B77E5" w:rsidRPr="6556B100">
        <w:t xml:space="preserve">(bar chart) </w:t>
      </w:r>
      <w:r w:rsidR="00653F50">
        <w:t>s</w:t>
      </w:r>
      <w:r w:rsidRPr="00231437">
        <w:t>hows where contacts currently reside within the automated lifecycle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638"/>
      </w:tblGrid>
      <w:tr w:rsidR="00231437" w:rsidRPr="00231437" w14:paraId="696AB6F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4A5649" w14:textId="77777777" w:rsidR="00231437" w:rsidRPr="00231437" w:rsidRDefault="00231437" w:rsidP="00231437">
            <w:pPr>
              <w:rPr>
                <w:b/>
                <w:bCs/>
              </w:rPr>
            </w:pPr>
            <w:r w:rsidRPr="00231437">
              <w:rPr>
                <w:b/>
                <w:bCs/>
              </w:rPr>
              <w:t>Stage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DD21E9" w14:textId="77777777" w:rsidR="00231437" w:rsidRPr="00231437" w:rsidRDefault="00231437" w:rsidP="00231437">
            <w:pPr>
              <w:rPr>
                <w:b/>
                <w:bCs/>
              </w:rPr>
            </w:pPr>
            <w:r w:rsidRPr="00231437">
              <w:rPr>
                <w:b/>
                <w:bCs/>
              </w:rPr>
              <w:t>Description</w:t>
            </w:r>
          </w:p>
        </w:tc>
      </w:tr>
      <w:tr w:rsidR="00231437" w:rsidRPr="00231437" w14:paraId="47E40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FB15D3" w14:textId="77777777" w:rsidR="00231437" w:rsidRPr="00231437" w:rsidRDefault="00231437" w:rsidP="00231437">
            <w:r w:rsidRPr="00231437">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11A8A" w14:textId="77777777" w:rsidR="00231437" w:rsidRPr="00231437" w:rsidRDefault="00231437" w:rsidP="00231437">
            <w:r w:rsidRPr="00231437">
              <w:t>New Lead</w:t>
            </w:r>
          </w:p>
        </w:tc>
      </w:tr>
      <w:tr w:rsidR="00231437" w:rsidRPr="00231437" w14:paraId="3A8797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DF6147" w14:textId="77777777" w:rsidR="00231437" w:rsidRPr="00231437" w:rsidRDefault="00231437" w:rsidP="00231437">
            <w:r w:rsidRPr="00231437">
              <w:lastRenderedPageBreak/>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38DE6" w14:textId="77777777" w:rsidR="00231437" w:rsidRPr="00231437" w:rsidRDefault="00231437" w:rsidP="00231437">
            <w:r w:rsidRPr="00231437">
              <w:t>Welcomed</w:t>
            </w:r>
          </w:p>
        </w:tc>
      </w:tr>
      <w:tr w:rsidR="00231437" w:rsidRPr="00231437" w14:paraId="77409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D4BF57" w14:textId="77777777" w:rsidR="00231437" w:rsidRPr="00231437" w:rsidRDefault="00231437" w:rsidP="00231437">
            <w:r w:rsidRPr="00231437">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D67B6" w14:textId="77777777" w:rsidR="00231437" w:rsidRPr="00231437" w:rsidRDefault="00231437" w:rsidP="00231437">
            <w:r w:rsidRPr="00231437">
              <w:t>Onboarding</w:t>
            </w:r>
          </w:p>
        </w:tc>
      </w:tr>
      <w:tr w:rsidR="00231437" w:rsidRPr="00231437" w14:paraId="7DBA47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38DB6" w14:textId="77777777" w:rsidR="00231437" w:rsidRPr="00231437" w:rsidRDefault="00231437" w:rsidP="00231437">
            <w:r w:rsidRPr="00231437">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02FE6" w14:textId="77777777" w:rsidR="00231437" w:rsidRPr="00231437" w:rsidRDefault="00231437" w:rsidP="00231437">
            <w:r w:rsidRPr="00231437">
              <w:t>Follow Up</w:t>
            </w:r>
          </w:p>
        </w:tc>
      </w:tr>
      <w:tr w:rsidR="00231437" w:rsidRPr="00231437" w14:paraId="6EBD5B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79A27" w14:textId="77777777" w:rsidR="00231437" w:rsidRPr="00231437" w:rsidRDefault="00231437" w:rsidP="00231437">
            <w:r w:rsidRPr="00231437">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1B158" w14:textId="77777777" w:rsidR="00231437" w:rsidRPr="00231437" w:rsidRDefault="00231437" w:rsidP="00231437">
            <w:r w:rsidRPr="00231437">
              <w:t>Trial</w:t>
            </w:r>
          </w:p>
        </w:tc>
      </w:tr>
      <w:tr w:rsidR="00231437" w:rsidRPr="00231437" w14:paraId="78CA12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A4CDA" w14:textId="77777777" w:rsidR="00231437" w:rsidRPr="00231437" w:rsidRDefault="00231437" w:rsidP="00231437">
            <w:r w:rsidRPr="00231437">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32DA0" w14:textId="77777777" w:rsidR="00231437" w:rsidRPr="00231437" w:rsidRDefault="00231437" w:rsidP="00231437">
            <w:r w:rsidRPr="00231437">
              <w:t>Trial Expiring</w:t>
            </w:r>
          </w:p>
        </w:tc>
      </w:tr>
      <w:tr w:rsidR="00231437" w:rsidRPr="00231437" w14:paraId="32BC4C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2C7F70" w14:textId="77777777" w:rsidR="00231437" w:rsidRPr="00231437" w:rsidRDefault="00231437" w:rsidP="00231437">
            <w:r w:rsidRPr="00231437">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1F4E1" w14:textId="77777777" w:rsidR="00231437" w:rsidRPr="00231437" w:rsidRDefault="00231437" w:rsidP="00231437">
            <w:r w:rsidRPr="00231437">
              <w:t>Trial Expired</w:t>
            </w:r>
          </w:p>
        </w:tc>
      </w:tr>
      <w:tr w:rsidR="00231437" w:rsidRPr="00231437" w14:paraId="42664E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BE99B6" w14:textId="77777777" w:rsidR="00231437" w:rsidRPr="00231437" w:rsidRDefault="00231437" w:rsidP="00231437">
            <w:r w:rsidRPr="00231437">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BD926" w14:textId="77777777" w:rsidR="00231437" w:rsidRPr="00231437" w:rsidRDefault="00231437" w:rsidP="00231437">
            <w:r w:rsidRPr="00231437">
              <w:t>Licensed</w:t>
            </w:r>
          </w:p>
        </w:tc>
      </w:tr>
      <w:tr w:rsidR="00231437" w:rsidRPr="00231437" w14:paraId="5CF095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D90B2B" w14:textId="77777777" w:rsidR="00231437" w:rsidRPr="00231437" w:rsidRDefault="00231437" w:rsidP="00231437">
            <w:r w:rsidRPr="00231437">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E521A" w14:textId="77777777" w:rsidR="00231437" w:rsidRPr="00231437" w:rsidRDefault="00231437" w:rsidP="00231437">
            <w:r w:rsidRPr="00231437">
              <w:t>License Expiring</w:t>
            </w:r>
          </w:p>
        </w:tc>
      </w:tr>
      <w:tr w:rsidR="00231437" w:rsidRPr="00231437" w14:paraId="384A62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9E525F" w14:textId="77777777" w:rsidR="00231437" w:rsidRPr="00231437" w:rsidRDefault="00231437" w:rsidP="00231437">
            <w:r w:rsidRPr="00231437">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AD497" w14:textId="77777777" w:rsidR="00231437" w:rsidRPr="00231437" w:rsidRDefault="00231437" w:rsidP="00231437">
            <w:r w:rsidRPr="00231437">
              <w:t>License Expired</w:t>
            </w:r>
          </w:p>
        </w:tc>
      </w:tr>
      <w:tr w:rsidR="00231437" w:rsidRPr="00231437" w14:paraId="15D599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B834B5" w14:textId="77777777" w:rsidR="00231437" w:rsidRPr="00231437" w:rsidRDefault="00231437" w:rsidP="00231437">
            <w:r w:rsidRPr="00231437">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ABD85" w14:textId="77777777" w:rsidR="00231437" w:rsidRPr="00231437" w:rsidRDefault="00231437" w:rsidP="00231437">
            <w:r w:rsidRPr="00231437">
              <w:t>Survey</w:t>
            </w:r>
          </w:p>
        </w:tc>
      </w:tr>
    </w:tbl>
    <w:p w14:paraId="00EB503C" w14:textId="262271C8" w:rsidR="108DE4C4" w:rsidRDefault="108DE4C4" w:rsidP="6556B100">
      <w:r w:rsidRPr="6556B100">
        <w:rPr>
          <w:b/>
          <w:bCs/>
        </w:rPr>
        <w:t>X-Axis: Contacts</w:t>
      </w:r>
      <w:r w:rsidR="6A548047" w:rsidRPr="6556B100">
        <w:rPr>
          <w:b/>
          <w:bCs/>
        </w:rPr>
        <w:t xml:space="preserve"> </w:t>
      </w:r>
      <w:r w:rsidR="6A548047">
        <w:t>(Measure)</w:t>
      </w:r>
    </w:p>
    <w:p w14:paraId="65BF8CC8" w14:textId="15CC196D" w:rsidR="6A548047" w:rsidRDefault="6A548047" w:rsidP="6556B100">
      <w:pPr>
        <w:rPr>
          <w:b/>
          <w:bCs/>
        </w:rPr>
      </w:pPr>
      <w:r w:rsidRPr="6556B100">
        <w:rPr>
          <w:b/>
          <w:bCs/>
        </w:rPr>
        <w:t>Y</w:t>
      </w:r>
      <w:r w:rsidR="108DE4C4" w:rsidRPr="6556B100">
        <w:rPr>
          <w:b/>
          <w:bCs/>
        </w:rPr>
        <w:t>-Axis: Stage Name</w:t>
      </w:r>
      <w:r w:rsidR="45118951" w:rsidRPr="6556B100">
        <w:rPr>
          <w:b/>
          <w:bCs/>
        </w:rPr>
        <w:t xml:space="preserve"> (Column)</w:t>
      </w:r>
    </w:p>
    <w:p w14:paraId="432005FC" w14:textId="64025465" w:rsidR="108DE4C4" w:rsidRDefault="108DE4C4" w:rsidP="6556B100">
      <w:pPr>
        <w:ind w:left="720"/>
      </w:pPr>
      <w:r>
        <w:t>DAX:</w:t>
      </w:r>
    </w:p>
    <w:p w14:paraId="5D1EF7B7" w14:textId="7A60351D"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Stage Name = </w:t>
      </w:r>
    </w:p>
    <w:p w14:paraId="000F4430" w14:textId="446794E4"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3165BB"/>
          <w:sz w:val="18"/>
          <w:szCs w:val="18"/>
        </w:rPr>
        <w:t>SWITCH</w:t>
      </w:r>
      <w:r w:rsidRPr="6556B100">
        <w:rPr>
          <w:rFonts w:ascii="Consolas" w:eastAsia="Consolas" w:hAnsi="Consolas" w:cs="Consolas"/>
          <w:color w:val="000000" w:themeColor="text1"/>
          <w:sz w:val="18"/>
          <w:szCs w:val="18"/>
        </w:rPr>
        <w:t>(</w:t>
      </w:r>
    </w:p>
    <w:p w14:paraId="117CD9AA" w14:textId="1D9BCF26"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[vr_emailstage]</w:t>
      </w:r>
      <w:r w:rsidRPr="6556B100">
        <w:rPr>
          <w:rFonts w:ascii="Consolas" w:eastAsia="Consolas" w:hAnsi="Consolas" w:cs="Consolas"/>
          <w:color w:val="000000" w:themeColor="text1"/>
          <w:sz w:val="18"/>
          <w:szCs w:val="18"/>
        </w:rPr>
        <w:t>,</w:t>
      </w:r>
    </w:p>
    <w:p w14:paraId="4351DDC7" w14:textId="37F17EA5"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0</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"0: New Lead"</w:t>
      </w:r>
      <w:r w:rsidRPr="6556B100">
        <w:rPr>
          <w:rFonts w:ascii="Consolas" w:eastAsia="Consolas" w:hAnsi="Consolas" w:cs="Consolas"/>
          <w:color w:val="000000" w:themeColor="text1"/>
          <w:sz w:val="18"/>
          <w:szCs w:val="18"/>
        </w:rPr>
        <w:t>,</w:t>
      </w:r>
    </w:p>
    <w:p w14:paraId="060A55DE" w14:textId="604DFCC7"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"1: Welcomed"</w:t>
      </w:r>
      <w:r w:rsidRPr="6556B100">
        <w:rPr>
          <w:rFonts w:ascii="Consolas" w:eastAsia="Consolas" w:hAnsi="Consolas" w:cs="Consolas"/>
          <w:color w:val="000000" w:themeColor="text1"/>
          <w:sz w:val="18"/>
          <w:szCs w:val="18"/>
        </w:rPr>
        <w:t>,</w:t>
      </w:r>
    </w:p>
    <w:p w14:paraId="32AA8B21" w14:textId="7AC66A46"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2</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"2: Onboarding"</w:t>
      </w:r>
      <w:r w:rsidRPr="6556B100">
        <w:rPr>
          <w:rFonts w:ascii="Consolas" w:eastAsia="Consolas" w:hAnsi="Consolas" w:cs="Consolas"/>
          <w:color w:val="000000" w:themeColor="text1"/>
          <w:sz w:val="18"/>
          <w:szCs w:val="18"/>
        </w:rPr>
        <w:t xml:space="preserve">, </w:t>
      </w:r>
    </w:p>
    <w:p w14:paraId="6F5D6FDF" w14:textId="4E2D5838"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3</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"3: Follow Up"</w:t>
      </w:r>
      <w:r w:rsidRPr="6556B100">
        <w:rPr>
          <w:rFonts w:ascii="Consolas" w:eastAsia="Consolas" w:hAnsi="Consolas" w:cs="Consolas"/>
          <w:color w:val="000000" w:themeColor="text1"/>
          <w:sz w:val="18"/>
          <w:szCs w:val="18"/>
        </w:rPr>
        <w:t xml:space="preserve">, </w:t>
      </w:r>
    </w:p>
    <w:p w14:paraId="4AAD421F" w14:textId="2715BCE9"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4</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"4: Trial"</w:t>
      </w:r>
      <w:r w:rsidRPr="6556B100">
        <w:rPr>
          <w:rFonts w:ascii="Consolas" w:eastAsia="Consolas" w:hAnsi="Consolas" w:cs="Consolas"/>
          <w:color w:val="000000" w:themeColor="text1"/>
          <w:sz w:val="18"/>
          <w:szCs w:val="18"/>
        </w:rPr>
        <w:t xml:space="preserve">, </w:t>
      </w:r>
    </w:p>
    <w:p w14:paraId="51493591" w14:textId="747755FF"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5</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"5: Trial Expiring"</w:t>
      </w:r>
      <w:r w:rsidRPr="6556B100">
        <w:rPr>
          <w:rFonts w:ascii="Consolas" w:eastAsia="Consolas" w:hAnsi="Consolas" w:cs="Consolas"/>
          <w:color w:val="000000" w:themeColor="text1"/>
          <w:sz w:val="18"/>
          <w:szCs w:val="18"/>
        </w:rPr>
        <w:t xml:space="preserve">, </w:t>
      </w:r>
    </w:p>
    <w:p w14:paraId="0D398C72" w14:textId="6F488F1A"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6</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"6: Trial Expired"</w:t>
      </w:r>
      <w:r w:rsidRPr="6556B100">
        <w:rPr>
          <w:rFonts w:ascii="Consolas" w:eastAsia="Consolas" w:hAnsi="Consolas" w:cs="Consolas"/>
          <w:color w:val="000000" w:themeColor="text1"/>
          <w:sz w:val="18"/>
          <w:szCs w:val="18"/>
        </w:rPr>
        <w:t>,</w:t>
      </w:r>
    </w:p>
    <w:p w14:paraId="15B47113" w14:textId="334D9B43"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7</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"7: Licensed"</w:t>
      </w:r>
      <w:r w:rsidRPr="6556B100">
        <w:rPr>
          <w:rFonts w:ascii="Consolas" w:eastAsia="Consolas" w:hAnsi="Consolas" w:cs="Consolas"/>
          <w:color w:val="000000" w:themeColor="text1"/>
          <w:sz w:val="18"/>
          <w:szCs w:val="18"/>
        </w:rPr>
        <w:t xml:space="preserve">, </w:t>
      </w:r>
    </w:p>
    <w:p w14:paraId="4B1A473E" w14:textId="7A92EDA0"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8</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"8: License Expiring"</w:t>
      </w:r>
      <w:r w:rsidRPr="6556B100">
        <w:rPr>
          <w:rFonts w:ascii="Consolas" w:eastAsia="Consolas" w:hAnsi="Consolas" w:cs="Consolas"/>
          <w:color w:val="000000" w:themeColor="text1"/>
          <w:sz w:val="18"/>
          <w:szCs w:val="18"/>
        </w:rPr>
        <w:t xml:space="preserve">, </w:t>
      </w:r>
    </w:p>
    <w:p w14:paraId="1CB0865E" w14:textId="3C6C502D"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9</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"9: License Expired"</w:t>
      </w:r>
      <w:r w:rsidRPr="6556B100">
        <w:rPr>
          <w:rFonts w:ascii="Consolas" w:eastAsia="Consolas" w:hAnsi="Consolas" w:cs="Consolas"/>
          <w:color w:val="000000" w:themeColor="text1"/>
          <w:sz w:val="18"/>
          <w:szCs w:val="18"/>
        </w:rPr>
        <w:t>,</w:t>
      </w:r>
    </w:p>
    <w:p w14:paraId="57400DD1" w14:textId="51882700"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10</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"10: Survey"</w:t>
      </w:r>
    </w:p>
    <w:p w14:paraId="2DC954AE" w14:textId="28A3BFCF" w:rsidR="108DE4C4" w:rsidRDefault="108DE4C4"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w:t>
      </w:r>
    </w:p>
    <w:p w14:paraId="6A2CE9C3" w14:textId="5E41CDD4" w:rsidR="6556B100" w:rsidRDefault="6556B100" w:rsidP="6556B100">
      <w:pPr>
        <w:rPr>
          <w:b/>
          <w:bCs/>
        </w:rPr>
      </w:pPr>
    </w:p>
    <w:p w14:paraId="3FF3CCDA" w14:textId="68FCC76C" w:rsidR="00231437" w:rsidRDefault="00231437" w:rsidP="00231437">
      <w:pPr>
        <w:rPr>
          <w:b/>
        </w:rPr>
      </w:pPr>
    </w:p>
    <w:p w14:paraId="2DD77F2C" w14:textId="4D429A3B" w:rsidR="00231437" w:rsidRPr="00684D70" w:rsidRDefault="00231437" w:rsidP="00231437">
      <w:r w:rsidRPr="00231437">
        <w:rPr>
          <w:b/>
          <w:bCs/>
        </w:rPr>
        <w:t>Upcoming Expiration Dates</w:t>
      </w:r>
      <w:r w:rsidR="00684D70" w:rsidRPr="6556B100">
        <w:t xml:space="preserve"> </w:t>
      </w:r>
      <w:r w:rsidR="62DCD7A5" w:rsidRPr="6556B100">
        <w:t>(bar chart)</w:t>
      </w:r>
      <w:r w:rsidR="00684D70" w:rsidRPr="6556B100">
        <w:rPr>
          <w:b/>
          <w:bCs/>
        </w:rPr>
        <w:t xml:space="preserve"> </w:t>
      </w:r>
      <w:r w:rsidR="00684D70">
        <w:t>i</w:t>
      </w:r>
      <w:r w:rsidR="00684D70" w:rsidRPr="00231437">
        <w:t>dentifies renewal risk.</w:t>
      </w:r>
    </w:p>
    <w:p w14:paraId="675E478D" w14:textId="05BC1C94" w:rsidR="00231437" w:rsidRPr="00684D70" w:rsidRDefault="00231437" w:rsidP="00231437">
      <w:pPr>
        <w:rPr>
          <w:b/>
          <w:bCs/>
        </w:rPr>
      </w:pPr>
      <w:r w:rsidRPr="00231437">
        <w:rPr>
          <w:b/>
          <w:bCs/>
        </w:rPr>
        <w:t>Axis</w:t>
      </w:r>
      <w:r w:rsidR="00684D70">
        <w:rPr>
          <w:b/>
          <w:bCs/>
        </w:rPr>
        <w:t xml:space="preserve">: </w:t>
      </w:r>
      <w:r w:rsidRPr="00231437">
        <w:t>Expiration Date</w:t>
      </w:r>
      <w:r w:rsidR="7A620262">
        <w:t xml:space="preserve"> (vr_entitlement)</w:t>
      </w:r>
    </w:p>
    <w:p w14:paraId="434D099B" w14:textId="1579D230" w:rsidR="00231437" w:rsidRPr="00684D70" w:rsidRDefault="00231437" w:rsidP="00231437">
      <w:r w:rsidRPr="00231437">
        <w:rPr>
          <w:b/>
          <w:bCs/>
        </w:rPr>
        <w:lastRenderedPageBreak/>
        <w:t>Value</w:t>
      </w:r>
      <w:r w:rsidR="00684D70">
        <w:rPr>
          <w:b/>
          <w:bCs/>
        </w:rPr>
        <w:t xml:space="preserve">: </w:t>
      </w:r>
      <w:r w:rsidR="00C03EF0">
        <w:t>Licensed Customers</w:t>
      </w:r>
      <w:r w:rsidR="4315ACF9">
        <w:t xml:space="preserve"> (Measure)</w:t>
      </w:r>
    </w:p>
    <w:p w14:paraId="502F6967" w14:textId="5A8F07EE" w:rsidR="00231437" w:rsidRPr="00231437" w:rsidRDefault="1043ED1B" w:rsidP="00231437">
      <w:r w:rsidRPr="6556B100">
        <w:rPr>
          <w:b/>
          <w:bCs/>
        </w:rPr>
        <w:t>DAX</w:t>
      </w:r>
      <w:r>
        <w:t>:</w:t>
      </w:r>
    </w:p>
    <w:p w14:paraId="0BEC7FC3" w14:textId="0B5EBD81" w:rsidR="00231437" w:rsidRPr="00231437" w:rsidRDefault="1043ED1B"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Licensed Customers = </w:t>
      </w:r>
    </w:p>
    <w:p w14:paraId="22903EB2" w14:textId="7FD9B7AF" w:rsidR="00231437" w:rsidRPr="00231437" w:rsidRDefault="1043ED1B" w:rsidP="6556B100">
      <w:pPr>
        <w:shd w:val="clear" w:color="auto" w:fill="FFFFFF" w:themeFill="background1"/>
        <w:spacing w:after="0" w:line="270" w:lineRule="auto"/>
        <w:ind w:left="720"/>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3B4E0BB1" w14:textId="296A8AE3" w:rsidR="00231437" w:rsidRPr="00231437" w:rsidRDefault="1043ED1B"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3BD96D93" w14:textId="750FF790" w:rsidR="00231437" w:rsidRPr="00231437" w:rsidRDefault="1043ED1B"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"License"</w:t>
      </w:r>
    </w:p>
    <w:p w14:paraId="2F98917C" w14:textId="3E52A7A7" w:rsidR="00231437" w:rsidRPr="00231437" w:rsidRDefault="1043ED1B"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w:t>
      </w:r>
    </w:p>
    <w:p w14:paraId="0A66F5AF" w14:textId="4E505A23" w:rsidR="00231437" w:rsidRPr="00231437" w:rsidRDefault="00231437" w:rsidP="00231437"/>
    <w:p w14:paraId="2A0C6C52" w14:textId="74D659A5" w:rsidR="00231437" w:rsidRPr="00C03EF0" w:rsidRDefault="1043ED1B" w:rsidP="00231437">
      <w:pPr>
        <w:rPr>
          <w:b/>
          <w:bCs/>
        </w:rPr>
      </w:pPr>
      <w:r w:rsidRPr="6556B100">
        <w:rPr>
          <w:b/>
          <w:bCs/>
        </w:rPr>
        <w:t>Companies</w:t>
      </w:r>
      <w:r w:rsidR="00231437" w:rsidRPr="00231437">
        <w:rPr>
          <w:b/>
          <w:bCs/>
        </w:rPr>
        <w:t xml:space="preserve"> Table</w:t>
      </w:r>
      <w:r w:rsidR="00C03EF0">
        <w:rPr>
          <w:b/>
          <w:bCs/>
        </w:rPr>
        <w:t xml:space="preserve"> </w:t>
      </w:r>
      <w:r w:rsidR="00C03EF0">
        <w:t>d</w:t>
      </w:r>
      <w:r w:rsidR="00231437" w:rsidRPr="00231437">
        <w:t>isplays the most recent leads entering the lifecycle process.</w:t>
      </w:r>
    </w:p>
    <w:p w14:paraId="4D7EAFC8" w14:textId="4839E4B6" w:rsidR="4C9313CA" w:rsidRDefault="4C9313CA" w:rsidP="6556B100">
      <w:r w:rsidRPr="6556B100">
        <w:rPr>
          <w:b/>
          <w:bCs/>
        </w:rPr>
        <w:t>Columns</w:t>
      </w:r>
    </w:p>
    <w:p w14:paraId="6E749D82" w14:textId="6B2791C6" w:rsidR="00231437" w:rsidRPr="00231437" w:rsidRDefault="00231437" w:rsidP="00BE7A0E">
      <w:pPr>
        <w:numPr>
          <w:ilvl w:val="0"/>
          <w:numId w:val="28"/>
        </w:numPr>
      </w:pPr>
      <w:r>
        <w:t>Customer</w:t>
      </w:r>
      <w:r w:rsidR="5D38381E">
        <w:t xml:space="preserve"> Lookup (vr_contact)</w:t>
      </w:r>
    </w:p>
    <w:p w14:paraId="0ACB7167" w14:textId="263CB6C1" w:rsidR="00231437" w:rsidRPr="00231437" w:rsidRDefault="00231437" w:rsidP="00BE7A0E">
      <w:pPr>
        <w:numPr>
          <w:ilvl w:val="0"/>
          <w:numId w:val="28"/>
        </w:numPr>
      </w:pPr>
      <w:r w:rsidRPr="00231437">
        <w:t xml:space="preserve">Lead Created </w:t>
      </w:r>
      <w:r w:rsidR="4441198F">
        <w:t>(vr_contact)</w:t>
      </w:r>
    </w:p>
    <w:p w14:paraId="39CA228F" w14:textId="482823F3" w:rsidR="00231437" w:rsidRPr="00231437" w:rsidRDefault="00231437" w:rsidP="00BE7A0E">
      <w:pPr>
        <w:numPr>
          <w:ilvl w:val="0"/>
          <w:numId w:val="28"/>
        </w:numPr>
      </w:pPr>
      <w:r w:rsidRPr="00231437">
        <w:t>Email Stage</w:t>
      </w:r>
      <w:r w:rsidR="35502B9B">
        <w:t xml:space="preserve"> (vr_contact)</w:t>
      </w:r>
    </w:p>
    <w:p w14:paraId="1A9C8CE3" w14:textId="7F4B69AE" w:rsidR="00231437" w:rsidRPr="00231437" w:rsidRDefault="00231437" w:rsidP="00BE7A0E">
      <w:pPr>
        <w:numPr>
          <w:ilvl w:val="0"/>
          <w:numId w:val="28"/>
        </w:numPr>
      </w:pPr>
      <w:r w:rsidRPr="00231437">
        <w:t>Last Email Sent</w:t>
      </w:r>
      <w:r w:rsidR="3A1BC271">
        <w:t xml:space="preserve"> (vr_contact)</w:t>
      </w:r>
    </w:p>
    <w:p w14:paraId="02D59824" w14:textId="02E84660" w:rsidR="00231437" w:rsidRPr="00231437" w:rsidRDefault="00231437" w:rsidP="00BE7A0E">
      <w:pPr>
        <w:numPr>
          <w:ilvl w:val="0"/>
          <w:numId w:val="28"/>
        </w:numPr>
      </w:pPr>
      <w:r>
        <w:t xml:space="preserve">Email </w:t>
      </w:r>
      <w:r w:rsidR="0338CB24">
        <w:t>(vr_contact)</w:t>
      </w:r>
    </w:p>
    <w:p w14:paraId="344209AB" w14:textId="53181138" w:rsidR="00231437" w:rsidRPr="00231437" w:rsidRDefault="00231437" w:rsidP="00231437"/>
    <w:p w14:paraId="326BEB92" w14:textId="7FDF0F6B" w:rsidR="00231437" w:rsidRPr="00C03EF0" w:rsidRDefault="00231437" w:rsidP="00231437">
      <w:pPr>
        <w:rPr>
          <w:b/>
          <w:bCs/>
        </w:rPr>
      </w:pPr>
      <w:r w:rsidRPr="00231437">
        <w:rPr>
          <w:b/>
          <w:bCs/>
        </w:rPr>
        <w:t>Customer Entitlements Table</w:t>
      </w:r>
      <w:r w:rsidR="00C03EF0">
        <w:rPr>
          <w:b/>
          <w:bCs/>
        </w:rPr>
        <w:t xml:space="preserve"> </w:t>
      </w:r>
      <w:r w:rsidR="00C03EF0">
        <w:t>d</w:t>
      </w:r>
      <w:r w:rsidRPr="00231437">
        <w:t>isplays the current licensing state of customers.</w:t>
      </w:r>
    </w:p>
    <w:p w14:paraId="7139195A" w14:textId="77777777" w:rsidR="00231437" w:rsidRPr="00231437" w:rsidRDefault="00231437" w:rsidP="00231437">
      <w:pPr>
        <w:rPr>
          <w:b/>
          <w:bCs/>
        </w:rPr>
      </w:pPr>
      <w:r w:rsidRPr="00231437">
        <w:rPr>
          <w:b/>
          <w:bCs/>
        </w:rPr>
        <w:t>Fields</w:t>
      </w:r>
    </w:p>
    <w:p w14:paraId="368E7F51" w14:textId="3CAD8C76" w:rsidR="00231437" w:rsidRPr="00231437" w:rsidRDefault="00231437" w:rsidP="00BE7A0E">
      <w:pPr>
        <w:numPr>
          <w:ilvl w:val="0"/>
          <w:numId w:val="29"/>
        </w:numPr>
      </w:pPr>
      <w:r>
        <w:t>Customer</w:t>
      </w:r>
      <w:r w:rsidR="464527F9">
        <w:t xml:space="preserve"> (vr_entitlement)</w:t>
      </w:r>
    </w:p>
    <w:p w14:paraId="13B71661" w14:textId="6A23D19F" w:rsidR="00231437" w:rsidRPr="00231437" w:rsidRDefault="00231437" w:rsidP="00BE7A0E">
      <w:pPr>
        <w:numPr>
          <w:ilvl w:val="0"/>
          <w:numId w:val="29"/>
        </w:numPr>
      </w:pPr>
      <w:r>
        <w:t>Type</w:t>
      </w:r>
      <w:r w:rsidR="2001D59E">
        <w:t xml:space="preserve"> (vr_entitlement)</w:t>
      </w:r>
    </w:p>
    <w:p w14:paraId="62D9AAB3" w14:textId="41BBF36F" w:rsidR="00231437" w:rsidRPr="00231437" w:rsidRDefault="00231437" w:rsidP="00231437"/>
    <w:p w14:paraId="53767C81" w14:textId="77777777" w:rsidR="00231437" w:rsidRPr="00231437" w:rsidRDefault="00231437" w:rsidP="00231437">
      <w:pPr>
        <w:rPr>
          <w:b/>
          <w:bCs/>
        </w:rPr>
      </w:pPr>
      <w:r w:rsidRPr="00231437">
        <w:rPr>
          <w:b/>
          <w:bCs/>
        </w:rPr>
        <w:t>Filters</w:t>
      </w:r>
    </w:p>
    <w:p w14:paraId="1F55DAD8" w14:textId="4ADE8371" w:rsidR="00231437" w:rsidRPr="009470E2" w:rsidRDefault="00231437" w:rsidP="00231437">
      <w:r w:rsidRPr="00231437">
        <w:rPr>
          <w:b/>
          <w:bCs/>
        </w:rPr>
        <w:t xml:space="preserve">Stage 3 Over </w:t>
      </w:r>
      <w:r w:rsidR="2D7DBB89" w:rsidRPr="7ABE511C">
        <w:rPr>
          <w:b/>
          <w:bCs/>
        </w:rPr>
        <w:t>6</w:t>
      </w:r>
      <w:r w:rsidRPr="7ABE511C">
        <w:rPr>
          <w:b/>
          <w:bCs/>
        </w:rPr>
        <w:t>0</w:t>
      </w:r>
      <w:r w:rsidRPr="00231437">
        <w:rPr>
          <w:b/>
          <w:bCs/>
        </w:rPr>
        <w:t xml:space="preserve"> Days</w:t>
      </w:r>
      <w:r w:rsidR="009470E2">
        <w:rPr>
          <w:b/>
          <w:bCs/>
        </w:rPr>
        <w:t xml:space="preserve"> </w:t>
      </w:r>
      <w:r w:rsidR="0AFDD2F7" w:rsidRPr="6556B100">
        <w:rPr>
          <w:b/>
          <w:bCs/>
        </w:rPr>
        <w:t xml:space="preserve">(Column) </w:t>
      </w:r>
      <w:r w:rsidR="009470E2">
        <w:t>h</w:t>
      </w:r>
      <w:r w:rsidRPr="00231437">
        <w:t>ighlights leads that have remained in Follow-Up status beyond the expected engagement window.</w:t>
      </w:r>
      <w:r w:rsidR="00B52F08">
        <w:t xml:space="preserve"> This signifies that they are not interested in the product.</w:t>
      </w:r>
    </w:p>
    <w:p w14:paraId="56C35BBC" w14:textId="2C5B4824" w:rsidR="550586DE" w:rsidRDefault="550586DE" w:rsidP="00BE7A0E">
      <w:pPr>
        <w:pStyle w:val="ListParagraph"/>
        <w:numPr>
          <w:ilvl w:val="0"/>
          <w:numId w:val="37"/>
        </w:numPr>
      </w:pPr>
      <w:r>
        <w:t xml:space="preserve">Calculated by </w:t>
      </w:r>
      <w:r w:rsidR="39553D21">
        <w:t>Last Email Sent; if blank, they are recorded as being in stage 3 over 60 days</w:t>
      </w:r>
    </w:p>
    <w:p w14:paraId="29E09731" w14:textId="3733CB92" w:rsidR="00E84EC7" w:rsidRDefault="00FF5671" w:rsidP="00BE7A0E">
      <w:pPr>
        <w:pStyle w:val="ListParagraph"/>
        <w:numPr>
          <w:ilvl w:val="0"/>
          <w:numId w:val="37"/>
        </w:numPr>
      </w:pPr>
      <w:r>
        <w:t>Blank if there is no contact associated with that customer, so only choosing “No” will exclude some customers</w:t>
      </w:r>
    </w:p>
    <w:p w14:paraId="05B50978" w14:textId="7157430B" w:rsidR="61E3B783" w:rsidRDefault="61E3B783" w:rsidP="6556B100">
      <w:r w:rsidRPr="6556B100">
        <w:rPr>
          <w:b/>
          <w:bCs/>
        </w:rPr>
        <w:t>DAX</w:t>
      </w:r>
      <w:r>
        <w:t xml:space="preserve">: </w:t>
      </w:r>
    </w:p>
    <w:p w14:paraId="592A7EA9" w14:textId="3CE6AE08"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Stage3Over60Days = </w:t>
      </w:r>
    </w:p>
    <w:p w14:paraId="7D5F9ECB" w14:textId="0A88358D" w:rsidR="61E3B783" w:rsidRDefault="61E3B783" w:rsidP="6556B100">
      <w:pPr>
        <w:shd w:val="clear" w:color="auto" w:fill="FFFFFF" w:themeFill="background1"/>
        <w:spacing w:after="0" w:line="270" w:lineRule="auto"/>
      </w:pPr>
      <w:r w:rsidRPr="6556B100">
        <w:rPr>
          <w:rFonts w:ascii="Consolas" w:eastAsia="Consolas" w:hAnsi="Consolas" w:cs="Consolas"/>
          <w:color w:val="3165BB"/>
          <w:sz w:val="18"/>
          <w:szCs w:val="18"/>
        </w:rPr>
        <w:t>IF</w:t>
      </w:r>
      <w:r w:rsidRPr="6556B100">
        <w:rPr>
          <w:rFonts w:ascii="Consolas" w:eastAsia="Consolas" w:hAnsi="Consolas" w:cs="Consolas"/>
          <w:color w:val="000000" w:themeColor="text1"/>
          <w:sz w:val="18"/>
          <w:szCs w:val="18"/>
        </w:rPr>
        <w:t>(</w:t>
      </w:r>
    </w:p>
    <w:p w14:paraId="7C6E0E18" w14:textId="10D6D185"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vr_contact[Email Stage]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"3"</w:t>
      </w:r>
      <w:r w:rsidRPr="6556B100">
        <w:rPr>
          <w:rFonts w:ascii="Consolas" w:eastAsia="Consolas" w:hAnsi="Consolas" w:cs="Consolas"/>
          <w:color w:val="000000" w:themeColor="text1"/>
          <w:sz w:val="18"/>
          <w:szCs w:val="18"/>
        </w:rPr>
        <w:t>,</w:t>
      </w:r>
    </w:p>
    <w:p w14:paraId="2C10647F" w14:textId="05A79D17"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IF</w:t>
      </w:r>
      <w:r w:rsidRPr="6556B100">
        <w:rPr>
          <w:rFonts w:ascii="Consolas" w:eastAsia="Consolas" w:hAnsi="Consolas" w:cs="Consolas"/>
          <w:color w:val="000000" w:themeColor="text1"/>
          <w:sz w:val="18"/>
          <w:szCs w:val="18"/>
        </w:rPr>
        <w:t>(</w:t>
      </w:r>
    </w:p>
    <w:p w14:paraId="47CE1F48" w14:textId="6A169288"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ISBLANK</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vr_contact[Last Email Sent]</w:t>
      </w:r>
      <w:r w:rsidRPr="6556B100">
        <w:rPr>
          <w:rFonts w:ascii="Consolas" w:eastAsia="Consolas" w:hAnsi="Consolas" w:cs="Consolas"/>
          <w:color w:val="000000" w:themeColor="text1"/>
          <w:sz w:val="18"/>
          <w:szCs w:val="18"/>
        </w:rPr>
        <w:t>) ||</w:t>
      </w:r>
    </w:p>
    <w:p w14:paraId="62F8229D" w14:textId="672331F2"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lastRenderedPageBreak/>
        <w:t xml:space="preserve">        </w:t>
      </w:r>
      <w:r w:rsidRPr="6556B100">
        <w:rPr>
          <w:rFonts w:ascii="Consolas" w:eastAsia="Consolas" w:hAnsi="Consolas" w:cs="Consolas"/>
          <w:color w:val="001080"/>
          <w:sz w:val="18"/>
          <w:szCs w:val="18"/>
        </w:rPr>
        <w:t>vr_contact[Last Email Sent]</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60</w:t>
      </w:r>
      <w:r w:rsidRPr="6556B100">
        <w:rPr>
          <w:rFonts w:ascii="Consolas" w:eastAsia="Consolas" w:hAnsi="Consolas" w:cs="Consolas"/>
          <w:color w:val="000000" w:themeColor="text1"/>
          <w:sz w:val="18"/>
          <w:szCs w:val="18"/>
        </w:rPr>
        <w:t>,</w:t>
      </w:r>
    </w:p>
    <w:p w14:paraId="468C911A" w14:textId="5B776BCD"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"Yes"</w:t>
      </w:r>
      <w:r w:rsidRPr="6556B100">
        <w:rPr>
          <w:rFonts w:ascii="Consolas" w:eastAsia="Consolas" w:hAnsi="Consolas" w:cs="Consolas"/>
          <w:color w:val="000000" w:themeColor="text1"/>
          <w:sz w:val="18"/>
          <w:szCs w:val="18"/>
        </w:rPr>
        <w:t>,</w:t>
      </w:r>
    </w:p>
    <w:p w14:paraId="6690D961" w14:textId="1BDB35A7"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"No"</w:t>
      </w:r>
    </w:p>
    <w:p w14:paraId="79D4AFCE" w14:textId="0B66E8D9"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p>
    <w:p w14:paraId="0B409C80" w14:textId="2DCDACC6"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"No"</w:t>
      </w:r>
    </w:p>
    <w:p w14:paraId="65A05253" w14:textId="01EFD958" w:rsidR="61E3B783" w:rsidRDefault="61E3B78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61D2D63D" w14:textId="2D8567DB" w:rsidR="6556B100" w:rsidRDefault="6556B100" w:rsidP="6556B100">
      <w:pPr>
        <w:pStyle w:val="ListParagraph"/>
      </w:pPr>
    </w:p>
    <w:p w14:paraId="7A2C5134" w14:textId="5B802362" w:rsidR="00BB3E38" w:rsidRPr="00BB3E38" w:rsidRDefault="00BB3E38" w:rsidP="00BB3E38">
      <w:r>
        <w:rPr>
          <w:b/>
          <w:bCs/>
        </w:rPr>
        <w:t>Trial Over 90 Days</w:t>
      </w:r>
      <w:r w:rsidRPr="6556B100">
        <w:rPr>
          <w:b/>
        </w:rPr>
        <w:t xml:space="preserve"> </w:t>
      </w:r>
      <w:r w:rsidR="09AB2FFF" w:rsidRPr="6556B100">
        <w:rPr>
          <w:b/>
          <w:bCs/>
        </w:rPr>
        <w:t>(Column)</w:t>
      </w:r>
      <w:r>
        <w:t xml:space="preserve"> </w:t>
      </w:r>
      <w:r w:rsidR="00376687">
        <w:t xml:space="preserve">removes old trials who seem to </w:t>
      </w:r>
      <w:r w:rsidR="00FD0B34">
        <w:t>no longer be interested in the product.</w:t>
      </w:r>
    </w:p>
    <w:p w14:paraId="25EED8E7" w14:textId="66CCE27A" w:rsidR="009C04BB" w:rsidRDefault="6BB7946F" w:rsidP="6556B100">
      <w:r w:rsidRPr="6556B100">
        <w:rPr>
          <w:b/>
          <w:bCs/>
        </w:rPr>
        <w:t>DAX</w:t>
      </w:r>
      <w:r>
        <w:t>:</w:t>
      </w:r>
    </w:p>
    <w:p w14:paraId="24E62669" w14:textId="34B4E9DC" w:rsidR="009C04BB" w:rsidRDefault="6BB7946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TrialOver90Days = </w:t>
      </w:r>
    </w:p>
    <w:p w14:paraId="2BF6D60A" w14:textId="7D246F5B" w:rsidR="009C04BB" w:rsidRDefault="6BB7946F" w:rsidP="6556B100">
      <w:pPr>
        <w:shd w:val="clear" w:color="auto" w:fill="FFFFFF" w:themeFill="background1"/>
        <w:spacing w:after="0" w:line="270" w:lineRule="auto"/>
      </w:pPr>
      <w:r w:rsidRPr="6556B100">
        <w:rPr>
          <w:rFonts w:ascii="Consolas" w:eastAsia="Consolas" w:hAnsi="Consolas" w:cs="Consolas"/>
          <w:color w:val="3165BB"/>
          <w:sz w:val="18"/>
          <w:szCs w:val="18"/>
        </w:rPr>
        <w:t>IF</w:t>
      </w:r>
      <w:r w:rsidRPr="6556B100">
        <w:rPr>
          <w:rFonts w:ascii="Consolas" w:eastAsia="Consolas" w:hAnsi="Consolas" w:cs="Consolas"/>
          <w:color w:val="000000" w:themeColor="text1"/>
          <w:sz w:val="18"/>
          <w:szCs w:val="18"/>
        </w:rPr>
        <w:t>(</w:t>
      </w:r>
    </w:p>
    <w:p w14:paraId="04B66D8E" w14:textId="1175B3B2" w:rsidR="009C04BB" w:rsidRDefault="6BB7946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"Trial"</w:t>
      </w:r>
    </w:p>
    <w:p w14:paraId="5F9E7F1A" w14:textId="5D6472DD" w:rsidR="009C04BB" w:rsidRDefault="6BB7946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&amp;&amp;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90</w:t>
      </w:r>
      <w:r w:rsidRPr="6556B100">
        <w:rPr>
          <w:rFonts w:ascii="Consolas" w:eastAsia="Consolas" w:hAnsi="Consolas" w:cs="Consolas"/>
          <w:color w:val="000000" w:themeColor="text1"/>
          <w:sz w:val="18"/>
          <w:szCs w:val="18"/>
        </w:rPr>
        <w:t>,</w:t>
      </w:r>
    </w:p>
    <w:p w14:paraId="43B6DBA9" w14:textId="321DC413" w:rsidR="009C04BB" w:rsidRDefault="6BB7946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"Yes"</w:t>
      </w:r>
      <w:r w:rsidRPr="6556B100">
        <w:rPr>
          <w:rFonts w:ascii="Consolas" w:eastAsia="Consolas" w:hAnsi="Consolas" w:cs="Consolas"/>
          <w:color w:val="000000" w:themeColor="text1"/>
          <w:sz w:val="18"/>
          <w:szCs w:val="18"/>
        </w:rPr>
        <w:t>,</w:t>
      </w:r>
    </w:p>
    <w:p w14:paraId="24B0D01B" w14:textId="30BBAB78" w:rsidR="009C04BB" w:rsidRDefault="6BB7946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"No"</w:t>
      </w:r>
    </w:p>
    <w:p w14:paraId="1C01A6CB" w14:textId="500F307D" w:rsidR="009C04BB" w:rsidRDefault="6BB7946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5710037F" w14:textId="3B92A1B5" w:rsidR="009C04BB" w:rsidRDefault="009C04BB" w:rsidP="00231437"/>
    <w:p w14:paraId="144CD016" w14:textId="28D88852" w:rsidR="6556B100" w:rsidRDefault="6556B100" w:rsidP="6556B100"/>
    <w:p w14:paraId="4DD54CCC" w14:textId="0DDDB9AC" w:rsidR="00A06E7F" w:rsidRPr="00E049DE" w:rsidRDefault="00A06E7F" w:rsidP="00E049DE">
      <w:pPr>
        <w:pStyle w:val="Heading2"/>
        <w:spacing w:after="240"/>
      </w:pPr>
      <w:bookmarkStart w:id="38" w:name="_Toc238034724"/>
      <w:r>
        <w:t>Lifecycle Email Dashboard</w:t>
      </w:r>
      <w:bookmarkEnd w:id="38"/>
    </w:p>
    <w:p w14:paraId="36BB37F3" w14:textId="43435752" w:rsidR="00A06E7F" w:rsidRPr="00A06E7F" w:rsidRDefault="00A06E7F" w:rsidP="00A06E7F">
      <w:r w:rsidRPr="00A06E7F">
        <w:t xml:space="preserve">The Lifecycle Emails page provides visibility into the automated customer communication process. It helps identify where contacts are in the onboarding and licensing journey, monitors engagement, and highlights contacts that may require manual follow-up. </w:t>
      </w:r>
    </w:p>
    <w:p w14:paraId="475E2CFC" w14:textId="77777777" w:rsidR="00A06E7F" w:rsidRPr="00A06E7F" w:rsidRDefault="00A06E7F" w:rsidP="00472100">
      <w:pPr>
        <w:spacing w:before="240"/>
        <w:rPr>
          <w:b/>
          <w:bCs/>
        </w:rPr>
      </w:pPr>
      <w:r w:rsidRPr="00A06E7F">
        <w:rPr>
          <w:b/>
          <w:bCs/>
        </w:rPr>
        <w:t>Page Objectives</w:t>
      </w:r>
    </w:p>
    <w:p w14:paraId="623F27E3" w14:textId="77777777" w:rsidR="00A06E7F" w:rsidRPr="00A06E7F" w:rsidRDefault="00A06E7F" w:rsidP="00BE7A0E">
      <w:pPr>
        <w:numPr>
          <w:ilvl w:val="0"/>
          <w:numId w:val="31"/>
        </w:numPr>
        <w:spacing w:after="0"/>
      </w:pPr>
      <w:r w:rsidRPr="00A06E7F">
        <w:t>Monitor progression through the automated email sequence</w:t>
      </w:r>
    </w:p>
    <w:p w14:paraId="2BEA161F" w14:textId="77777777" w:rsidR="00A06E7F" w:rsidRPr="00A06E7F" w:rsidRDefault="00A06E7F" w:rsidP="00BE7A0E">
      <w:pPr>
        <w:numPr>
          <w:ilvl w:val="0"/>
          <w:numId w:val="31"/>
        </w:numPr>
        <w:spacing w:after="0"/>
      </w:pPr>
      <w:r w:rsidRPr="00A06E7F">
        <w:t>Identify contacts that have stalled in the onboarding process</w:t>
      </w:r>
    </w:p>
    <w:p w14:paraId="4E5F67E5" w14:textId="77777777" w:rsidR="00A06E7F" w:rsidRPr="00A06E7F" w:rsidRDefault="00A06E7F" w:rsidP="00BE7A0E">
      <w:pPr>
        <w:numPr>
          <w:ilvl w:val="0"/>
          <w:numId w:val="31"/>
        </w:numPr>
        <w:spacing w:after="0"/>
      </w:pPr>
      <w:r w:rsidRPr="00A06E7F">
        <w:t>Review customer contact information</w:t>
      </w:r>
    </w:p>
    <w:p w14:paraId="3D21A4B8" w14:textId="77777777" w:rsidR="00A06E7F" w:rsidRPr="00A06E7F" w:rsidRDefault="00A06E7F" w:rsidP="00BE7A0E">
      <w:pPr>
        <w:numPr>
          <w:ilvl w:val="0"/>
          <w:numId w:val="31"/>
        </w:numPr>
        <w:spacing w:after="0"/>
      </w:pPr>
      <w:r w:rsidRPr="00A06E7F">
        <w:t>Track email engagement status</w:t>
      </w:r>
    </w:p>
    <w:p w14:paraId="4EB8E93B" w14:textId="77777777" w:rsidR="00A06E7F" w:rsidRPr="00A06E7F" w:rsidRDefault="00A06E7F" w:rsidP="00BE7A0E">
      <w:pPr>
        <w:numPr>
          <w:ilvl w:val="0"/>
          <w:numId w:val="31"/>
        </w:numPr>
        <w:spacing w:after="0"/>
      </w:pPr>
      <w:r w:rsidRPr="00A06E7F">
        <w:t>Monitor opt-out compliance</w:t>
      </w:r>
    </w:p>
    <w:p w14:paraId="26D853BA" w14:textId="77777777" w:rsidR="00A06E7F" w:rsidRPr="00A06E7F" w:rsidRDefault="00A06E7F" w:rsidP="00BE7A0E">
      <w:pPr>
        <w:numPr>
          <w:ilvl w:val="0"/>
          <w:numId w:val="31"/>
        </w:numPr>
        <w:spacing w:after="0"/>
      </w:pPr>
      <w:r w:rsidRPr="00A06E7F">
        <w:t>Compare lifecycle stage distribution to entitlement status</w:t>
      </w:r>
    </w:p>
    <w:p w14:paraId="5410D17F" w14:textId="013E68E3" w:rsidR="00A06E7F" w:rsidRPr="00A06E7F" w:rsidRDefault="00A06E7F" w:rsidP="00A06E7F"/>
    <w:p w14:paraId="7C0C4D4C" w14:textId="0558937F" w:rsidR="00A06E7F" w:rsidRPr="00096491" w:rsidRDefault="00A06E7F" w:rsidP="00A06E7F">
      <w:r w:rsidRPr="00A06E7F">
        <w:rPr>
          <w:b/>
          <w:bCs/>
        </w:rPr>
        <w:t>Email Stage Distribution</w:t>
      </w:r>
      <w:r w:rsidR="00472100">
        <w:t xml:space="preserve"> </w:t>
      </w:r>
      <w:r w:rsidR="3E931D9B" w:rsidRPr="6556B100">
        <w:t>(bar chart)</w:t>
      </w:r>
      <w:r w:rsidR="00472100">
        <w:t xml:space="preserve"> d</w:t>
      </w:r>
      <w:r w:rsidRPr="00A06E7F">
        <w:t>isplays the number of contacts currently assigned to each lifecycle email stage.</w:t>
      </w:r>
      <w:r w:rsidR="00096491">
        <w:t xml:space="preserve"> </w:t>
      </w:r>
      <w:r w:rsidR="00096491" w:rsidRPr="00A06E7F">
        <w:t>Used to determine where contacts are accumulating within the lifecycle process and identify bottlenecks.</w:t>
      </w:r>
    </w:p>
    <w:p w14:paraId="20E67145" w14:textId="089D946A" w:rsidR="00A06E7F" w:rsidRPr="00472100" w:rsidRDefault="072A587C" w:rsidP="00A06E7F">
      <w:pPr>
        <w:rPr>
          <w:b/>
          <w:bCs/>
        </w:rPr>
      </w:pPr>
      <w:r w:rsidRPr="6556B100">
        <w:rPr>
          <w:b/>
          <w:bCs/>
        </w:rPr>
        <w:t>X-</w:t>
      </w:r>
      <w:r w:rsidR="00A06E7F" w:rsidRPr="00A06E7F">
        <w:rPr>
          <w:b/>
          <w:bCs/>
        </w:rPr>
        <w:t>Axis</w:t>
      </w:r>
      <w:r w:rsidR="00472100">
        <w:rPr>
          <w:b/>
          <w:bCs/>
        </w:rPr>
        <w:t xml:space="preserve">: </w:t>
      </w:r>
      <w:r w:rsidR="00A06E7F" w:rsidRPr="00A06E7F">
        <w:t>Email Stage</w:t>
      </w:r>
      <w:r w:rsidR="767ABFA4">
        <w:t xml:space="preserve"> (vr_contact)</w:t>
      </w:r>
    </w:p>
    <w:p w14:paraId="1504A828" w14:textId="7A8759FE" w:rsidR="00A06E7F" w:rsidRPr="00A06E7F" w:rsidRDefault="61240526" w:rsidP="6556B100">
      <w:r w:rsidRPr="6556B100">
        <w:rPr>
          <w:b/>
          <w:bCs/>
        </w:rPr>
        <w:t>Y-Axis</w:t>
      </w:r>
      <w:r w:rsidR="00472100" w:rsidRPr="6556B100">
        <w:rPr>
          <w:b/>
          <w:bCs/>
        </w:rPr>
        <w:t xml:space="preserve">: </w:t>
      </w:r>
      <w:r w:rsidR="00A06E7F">
        <w:t>Contacts</w:t>
      </w:r>
      <w:r w:rsidR="2343BCE2">
        <w:t xml:space="preserve"> (</w:t>
      </w:r>
      <w:r w:rsidR="310F2760">
        <w:t>Measure</w:t>
      </w:r>
      <w:r w:rsidR="13358545">
        <w:t>)</w:t>
      </w:r>
    </w:p>
    <w:p w14:paraId="6F08BB60" w14:textId="6AA9636C" w:rsidR="00A06E7F" w:rsidRPr="00A06E7F" w:rsidRDefault="00A06E7F" w:rsidP="00A06E7F"/>
    <w:p w14:paraId="31B8B5D7" w14:textId="06508E08" w:rsidR="004D53E2" w:rsidRDefault="004D53E2" w:rsidP="6556B100">
      <w:r w:rsidRPr="6556B100">
        <w:rPr>
          <w:b/>
          <w:bCs/>
        </w:rPr>
        <w:lastRenderedPageBreak/>
        <w:t>Customer Contact Count</w:t>
      </w:r>
      <w:r>
        <w:t xml:space="preserve"> </w:t>
      </w:r>
      <w:r w:rsidR="448CA8EE" w:rsidRPr="6556B100">
        <w:t xml:space="preserve">(bar chart) </w:t>
      </w:r>
      <w:r>
        <w:t>provides insight into which customers have multiple contacts. Selecting any company on the bar chart will display the emails of the contacts for that company in the table below.</w:t>
      </w:r>
    </w:p>
    <w:p w14:paraId="57831110" w14:textId="016F5580" w:rsidR="004D53E2" w:rsidRDefault="004D53E2" w:rsidP="6556B100">
      <w:r>
        <w:t>X-Axis: Contacts (Measure)</w:t>
      </w:r>
    </w:p>
    <w:p w14:paraId="0E2574FD" w14:textId="3C234749" w:rsidR="004D53E2" w:rsidRDefault="004D53E2" w:rsidP="6556B100">
      <w:r>
        <w:t>Y-Axis: Customer Name</w:t>
      </w:r>
      <w:r w:rsidR="24BC7840">
        <w:t xml:space="preserve"> (vr_customer)</w:t>
      </w:r>
    </w:p>
    <w:p w14:paraId="078962BA" w14:textId="70C6012E" w:rsidR="6556B100" w:rsidRDefault="6556B100" w:rsidP="6556B100"/>
    <w:p w14:paraId="59B70D5A" w14:textId="4957C3A4" w:rsidR="00A06E7F" w:rsidRPr="002B7197" w:rsidRDefault="60FAA579" w:rsidP="00A06E7F">
      <w:r w:rsidRPr="6556B100">
        <w:rPr>
          <w:b/>
          <w:bCs/>
        </w:rPr>
        <w:t xml:space="preserve">Primary </w:t>
      </w:r>
      <w:r w:rsidR="00A06E7F" w:rsidRPr="00A06E7F">
        <w:rPr>
          <w:b/>
          <w:bCs/>
        </w:rPr>
        <w:t>Contacts Table</w:t>
      </w:r>
      <w:r w:rsidR="00102507">
        <w:rPr>
          <w:b/>
          <w:bCs/>
        </w:rPr>
        <w:t xml:space="preserve"> </w:t>
      </w:r>
      <w:r w:rsidR="00102507">
        <w:t>p</w:t>
      </w:r>
      <w:r w:rsidR="00A06E7F" w:rsidRPr="00A06E7F">
        <w:t xml:space="preserve">rovides detailed contact information for </w:t>
      </w:r>
      <w:r w:rsidR="19919952">
        <w:t>primary</w:t>
      </w:r>
      <w:r w:rsidR="00A06E7F" w:rsidRPr="00A06E7F">
        <w:t xml:space="preserve"> contacts currently tracked in the lifecycle system.</w:t>
      </w:r>
    </w:p>
    <w:tbl>
      <w:tblPr>
        <w:tblW w:w="10080" w:type="dxa"/>
        <w:tblCellSpacing w:w="15" w:type="dxa"/>
        <w:tblCellMar>
          <w:top w:w="15" w:type="dxa"/>
          <w:left w:w="15" w:type="dxa"/>
          <w:bottom w:w="15" w:type="dxa"/>
          <w:right w:w="15" w:type="dxa"/>
        </w:tblCellMar>
        <w:tblLook w:val="04A0" w:firstRow="1" w:lastRow="0" w:firstColumn="1" w:lastColumn="0" w:noHBand="0" w:noVBand="1"/>
      </w:tblPr>
      <w:tblGrid>
        <w:gridCol w:w="1506"/>
        <w:gridCol w:w="4281"/>
        <w:gridCol w:w="4293"/>
      </w:tblGrid>
      <w:tr w:rsidR="00A06E7F" w:rsidRPr="00A06E7F" w14:paraId="20DEB70E" w14:textId="7F6018DE" w:rsidTr="6556B100">
        <w:trPr>
          <w:trHeight w:val="300"/>
          <w:tblHeader/>
          <w:tblCellSpacing w:w="15" w:type="dxa"/>
        </w:trPr>
        <w:tc>
          <w:tcPr>
            <w:tcW w:w="14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8811DB" w14:textId="4EE6DE26" w:rsidR="00A06E7F" w:rsidRPr="00A06E7F" w:rsidRDefault="0087BCD9" w:rsidP="00A06E7F">
            <w:r w:rsidRPr="6556B100">
              <w:rPr>
                <w:b/>
                <w:bCs/>
              </w:rPr>
              <w:t>Column</w:t>
            </w:r>
          </w:p>
        </w:tc>
        <w:tc>
          <w:tcPr>
            <w:tcW w:w="43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1E86F" w14:textId="77777777" w:rsidR="00A06E7F" w:rsidRPr="00A06E7F" w:rsidRDefault="00A06E7F" w:rsidP="00A06E7F">
            <w:pPr>
              <w:rPr>
                <w:b/>
                <w:bCs/>
              </w:rPr>
            </w:pPr>
            <w:r w:rsidRPr="00A06E7F">
              <w:rPr>
                <w:b/>
                <w:bCs/>
              </w:rPr>
              <w:t>Description</w:t>
            </w:r>
          </w:p>
        </w:tc>
        <w:tc>
          <w:tcPr>
            <w:tcW w:w="430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C0D3FB7" w14:textId="1D3D6E5F" w:rsidR="392AB467" w:rsidRPr="6556B100" w:rsidRDefault="392AB467" w:rsidP="6556B100">
            <w:pPr>
              <w:rPr>
                <w:b/>
                <w:bCs/>
              </w:rPr>
            </w:pPr>
            <w:r w:rsidRPr="6556B100">
              <w:rPr>
                <w:b/>
                <w:bCs/>
              </w:rPr>
              <w:t>Source</w:t>
            </w:r>
          </w:p>
        </w:tc>
      </w:tr>
      <w:tr w:rsidR="00A06E7F" w:rsidRPr="00A06E7F" w14:paraId="693B0CEF" w14:textId="02CCA2FD"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1B214790" w14:textId="77777777" w:rsidR="00A06E7F" w:rsidRPr="00A06E7F" w:rsidRDefault="00A06E7F" w:rsidP="00A06E7F">
            <w:r w:rsidRPr="00A06E7F">
              <w:t>Customer</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66C330FB" w14:textId="77777777" w:rsidR="00A06E7F" w:rsidRPr="00A06E7F" w:rsidRDefault="00A06E7F" w:rsidP="00A06E7F">
            <w:r w:rsidRPr="00A06E7F">
              <w:t>Associated customer</w:t>
            </w:r>
          </w:p>
        </w:tc>
        <w:tc>
          <w:tcPr>
            <w:tcW w:w="4309" w:type="dxa"/>
            <w:tcBorders>
              <w:top w:val="single" w:sz="6" w:space="0" w:color="E6E6E6"/>
              <w:left w:val="single" w:sz="6" w:space="0" w:color="E6E6E6"/>
              <w:bottom w:val="single" w:sz="6" w:space="0" w:color="E6E6E6"/>
              <w:right w:val="single" w:sz="6" w:space="0" w:color="E6E6E6"/>
            </w:tcBorders>
            <w:vAlign w:val="center"/>
          </w:tcPr>
          <w:p w14:paraId="1D41AB6E" w14:textId="02F69D34" w:rsidR="2CB2D3D4" w:rsidRDefault="2CB2D3D4" w:rsidP="6556B100">
            <w:r>
              <w:t>vr_contact</w:t>
            </w:r>
          </w:p>
        </w:tc>
      </w:tr>
      <w:tr w:rsidR="00A06E7F" w:rsidRPr="00A06E7F" w14:paraId="1F98F552" w14:textId="2694C5CA"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196C216A" w14:textId="77777777" w:rsidR="00A06E7F" w:rsidRPr="00A06E7F" w:rsidRDefault="00A06E7F" w:rsidP="00A06E7F">
            <w:r w:rsidRPr="00A06E7F">
              <w:t>Last Email Sent</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644AAB42" w14:textId="77777777" w:rsidR="00A06E7F" w:rsidRPr="00A06E7F" w:rsidRDefault="00A06E7F" w:rsidP="00A06E7F">
            <w:r w:rsidRPr="00A06E7F">
              <w:t>Date of most recent automated communication</w:t>
            </w:r>
          </w:p>
        </w:tc>
        <w:tc>
          <w:tcPr>
            <w:tcW w:w="4309" w:type="dxa"/>
            <w:tcBorders>
              <w:top w:val="single" w:sz="6" w:space="0" w:color="E6E6E6"/>
              <w:left w:val="single" w:sz="6" w:space="0" w:color="E6E6E6"/>
              <w:bottom w:val="single" w:sz="6" w:space="0" w:color="E6E6E6"/>
              <w:right w:val="single" w:sz="6" w:space="0" w:color="E6E6E6"/>
            </w:tcBorders>
            <w:vAlign w:val="center"/>
          </w:tcPr>
          <w:p w14:paraId="06D515AB" w14:textId="20553E23" w:rsidR="6054A65C" w:rsidRDefault="6054A65C" w:rsidP="6556B100">
            <w:r>
              <w:t>vr_contact</w:t>
            </w:r>
          </w:p>
        </w:tc>
      </w:tr>
      <w:tr w:rsidR="00A06E7F" w:rsidRPr="00A06E7F" w14:paraId="636A45FC" w14:textId="470B29D9"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4A08054F" w14:textId="77777777" w:rsidR="00A06E7F" w:rsidRPr="00A06E7F" w:rsidRDefault="00A06E7F" w:rsidP="00A06E7F">
            <w:r w:rsidRPr="00A06E7F">
              <w:t>Email</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30C07C38" w14:textId="77777777" w:rsidR="00A06E7F" w:rsidRPr="00A06E7F" w:rsidRDefault="00A06E7F" w:rsidP="00A06E7F">
            <w:r w:rsidRPr="00A06E7F">
              <w:t>Contact email address</w:t>
            </w:r>
          </w:p>
        </w:tc>
        <w:tc>
          <w:tcPr>
            <w:tcW w:w="4309" w:type="dxa"/>
            <w:tcBorders>
              <w:top w:val="single" w:sz="6" w:space="0" w:color="E6E6E6"/>
              <w:left w:val="single" w:sz="6" w:space="0" w:color="E6E6E6"/>
              <w:bottom w:val="single" w:sz="6" w:space="0" w:color="E6E6E6"/>
              <w:right w:val="single" w:sz="6" w:space="0" w:color="E6E6E6"/>
            </w:tcBorders>
            <w:vAlign w:val="center"/>
          </w:tcPr>
          <w:p w14:paraId="3C6F4CA1" w14:textId="69B7E0A8" w:rsidR="16C5197D" w:rsidRDefault="16C5197D" w:rsidP="6556B100">
            <w:r>
              <w:t>vr_contact</w:t>
            </w:r>
          </w:p>
        </w:tc>
      </w:tr>
      <w:tr w:rsidR="00A06E7F" w:rsidRPr="00A06E7F" w14:paraId="561D168E" w14:textId="56AA3489"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60278B47" w14:textId="77777777" w:rsidR="00A06E7F" w:rsidRPr="00A06E7F" w:rsidRDefault="00A06E7F" w:rsidP="00A06E7F">
            <w:r w:rsidRPr="00A06E7F">
              <w:t>Entitlement</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681704B9" w14:textId="77777777" w:rsidR="00A06E7F" w:rsidRPr="00A06E7F" w:rsidRDefault="00A06E7F" w:rsidP="00A06E7F">
            <w:r w:rsidRPr="00A06E7F">
              <w:t>Current entitlement type</w:t>
            </w:r>
          </w:p>
        </w:tc>
        <w:tc>
          <w:tcPr>
            <w:tcW w:w="4309" w:type="dxa"/>
            <w:tcBorders>
              <w:top w:val="single" w:sz="6" w:space="0" w:color="E6E6E6"/>
              <w:left w:val="single" w:sz="6" w:space="0" w:color="E6E6E6"/>
              <w:bottom w:val="single" w:sz="6" w:space="0" w:color="E6E6E6"/>
              <w:right w:val="single" w:sz="6" w:space="0" w:color="E6E6E6"/>
            </w:tcBorders>
            <w:vAlign w:val="center"/>
          </w:tcPr>
          <w:p w14:paraId="7E5F2A80" w14:textId="1622075F" w:rsidR="0E60DF5F" w:rsidRDefault="0E60DF5F" w:rsidP="6556B100">
            <w:r>
              <w:t>vr_entitlement</w:t>
            </w:r>
          </w:p>
        </w:tc>
      </w:tr>
      <w:tr w:rsidR="00A06E7F" w:rsidRPr="00A06E7F" w14:paraId="3BD898CF" w14:textId="1FC38DA9"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34F72E43" w14:textId="77777777" w:rsidR="00A06E7F" w:rsidRPr="00A06E7F" w:rsidRDefault="00A06E7F" w:rsidP="00A06E7F">
            <w:r w:rsidRPr="00A06E7F">
              <w:t>Unsubscribed</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09B690AB" w14:textId="77777777" w:rsidR="00A06E7F" w:rsidRPr="00A06E7F" w:rsidRDefault="00A06E7F" w:rsidP="00A06E7F">
            <w:r w:rsidRPr="00A06E7F">
              <w:t>Opt-out status</w:t>
            </w:r>
          </w:p>
        </w:tc>
        <w:tc>
          <w:tcPr>
            <w:tcW w:w="4309" w:type="dxa"/>
            <w:tcBorders>
              <w:top w:val="single" w:sz="6" w:space="0" w:color="E6E6E6"/>
              <w:left w:val="single" w:sz="6" w:space="0" w:color="E6E6E6"/>
              <w:bottom w:val="single" w:sz="6" w:space="0" w:color="E6E6E6"/>
              <w:right w:val="single" w:sz="6" w:space="0" w:color="E6E6E6"/>
            </w:tcBorders>
            <w:vAlign w:val="center"/>
          </w:tcPr>
          <w:p w14:paraId="4CB09591" w14:textId="6FF3C0B2" w:rsidR="245BF992" w:rsidRDefault="245BF992" w:rsidP="6556B100">
            <w:r>
              <w:t>vr_contact</w:t>
            </w:r>
          </w:p>
        </w:tc>
      </w:tr>
      <w:tr w:rsidR="00A06E7F" w:rsidRPr="00A06E7F" w14:paraId="6965D876" w14:textId="2AFFB01B"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7F6B08E0" w14:textId="77777777" w:rsidR="00A06E7F" w:rsidRPr="00A06E7F" w:rsidRDefault="00A06E7F" w:rsidP="00A06E7F">
            <w:r w:rsidRPr="00A06E7F">
              <w:t>Last Access</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484064BF" w14:textId="77777777" w:rsidR="00A06E7F" w:rsidRPr="00A06E7F" w:rsidRDefault="00A06E7F" w:rsidP="00A06E7F">
            <w:r w:rsidRPr="00A06E7F">
              <w:t>Most recent application access date</w:t>
            </w:r>
          </w:p>
        </w:tc>
        <w:tc>
          <w:tcPr>
            <w:tcW w:w="4309" w:type="dxa"/>
            <w:tcBorders>
              <w:top w:val="single" w:sz="6" w:space="0" w:color="E6E6E6"/>
              <w:left w:val="single" w:sz="6" w:space="0" w:color="E6E6E6"/>
              <w:bottom w:val="single" w:sz="6" w:space="0" w:color="E6E6E6"/>
              <w:right w:val="single" w:sz="6" w:space="0" w:color="E6E6E6"/>
            </w:tcBorders>
            <w:vAlign w:val="center"/>
          </w:tcPr>
          <w:p w14:paraId="1D50E806" w14:textId="7F3AABEE" w:rsidR="47881875" w:rsidRDefault="47881875" w:rsidP="6556B100">
            <w:r>
              <w:t>vr_</w:t>
            </w:r>
            <w:r w:rsidR="430B0C7C">
              <w:t>entitlement</w:t>
            </w:r>
          </w:p>
        </w:tc>
      </w:tr>
      <w:tr w:rsidR="00A06E7F" w:rsidRPr="00A06E7F" w14:paraId="3B048C27" w14:textId="1DD64121"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032E2859" w14:textId="77777777" w:rsidR="00A06E7F" w:rsidRPr="00A06E7F" w:rsidRDefault="00A06E7F" w:rsidP="00A06E7F">
            <w:r w:rsidRPr="00A06E7F">
              <w:t>First Name</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1CCE8D04" w14:textId="77777777" w:rsidR="00A06E7F" w:rsidRPr="00A06E7F" w:rsidRDefault="00A06E7F" w:rsidP="00A06E7F">
            <w:r w:rsidRPr="00A06E7F">
              <w:t>Contact first name</w:t>
            </w:r>
          </w:p>
        </w:tc>
        <w:tc>
          <w:tcPr>
            <w:tcW w:w="4309" w:type="dxa"/>
            <w:tcBorders>
              <w:top w:val="single" w:sz="6" w:space="0" w:color="E6E6E6"/>
              <w:left w:val="single" w:sz="6" w:space="0" w:color="E6E6E6"/>
              <w:bottom w:val="single" w:sz="6" w:space="0" w:color="E6E6E6"/>
              <w:right w:val="single" w:sz="6" w:space="0" w:color="E6E6E6"/>
            </w:tcBorders>
            <w:vAlign w:val="center"/>
          </w:tcPr>
          <w:p w14:paraId="05D1C0AA" w14:textId="098DEAF3" w:rsidR="3EBAB93F" w:rsidRDefault="3EBAB93F" w:rsidP="6556B100">
            <w:r>
              <w:t>vr_contact</w:t>
            </w:r>
          </w:p>
        </w:tc>
      </w:tr>
      <w:tr w:rsidR="00A06E7F" w:rsidRPr="00A06E7F" w14:paraId="613EC683" w14:textId="64BFF5C6" w:rsidTr="6556B100">
        <w:trPr>
          <w:trHeight w:val="300"/>
          <w:tblCellSpacing w:w="15" w:type="dxa"/>
        </w:trPr>
        <w:tc>
          <w:tcPr>
            <w:tcW w:w="1462" w:type="dxa"/>
            <w:tcBorders>
              <w:top w:val="single" w:sz="6" w:space="0" w:color="E6E6E6"/>
              <w:left w:val="single" w:sz="6" w:space="0" w:color="E6E6E6"/>
              <w:bottom w:val="single" w:sz="6" w:space="0" w:color="E6E6E6"/>
              <w:right w:val="single" w:sz="6" w:space="0" w:color="E6E6E6"/>
            </w:tcBorders>
            <w:vAlign w:val="center"/>
            <w:hideMark/>
          </w:tcPr>
          <w:p w14:paraId="38817967" w14:textId="77777777" w:rsidR="00A06E7F" w:rsidRPr="00A06E7F" w:rsidRDefault="00A06E7F" w:rsidP="00A06E7F">
            <w:r w:rsidRPr="00A06E7F">
              <w:t>Last Name</w:t>
            </w:r>
          </w:p>
        </w:tc>
        <w:tc>
          <w:tcPr>
            <w:tcW w:w="4309" w:type="dxa"/>
            <w:tcBorders>
              <w:top w:val="single" w:sz="6" w:space="0" w:color="E6E6E6"/>
              <w:left w:val="single" w:sz="6" w:space="0" w:color="E6E6E6"/>
              <w:bottom w:val="single" w:sz="6" w:space="0" w:color="E6E6E6"/>
              <w:right w:val="single" w:sz="6" w:space="0" w:color="E6E6E6"/>
            </w:tcBorders>
            <w:vAlign w:val="center"/>
            <w:hideMark/>
          </w:tcPr>
          <w:p w14:paraId="5A1B37F6" w14:textId="77777777" w:rsidR="00A06E7F" w:rsidRPr="00A06E7F" w:rsidRDefault="00A06E7F" w:rsidP="00A06E7F">
            <w:r w:rsidRPr="00A06E7F">
              <w:t>Contact last name</w:t>
            </w:r>
          </w:p>
        </w:tc>
        <w:tc>
          <w:tcPr>
            <w:tcW w:w="4309" w:type="dxa"/>
            <w:tcBorders>
              <w:top w:val="single" w:sz="6" w:space="0" w:color="E6E6E6"/>
              <w:left w:val="single" w:sz="6" w:space="0" w:color="E6E6E6"/>
              <w:bottom w:val="single" w:sz="6" w:space="0" w:color="E6E6E6"/>
              <w:right w:val="single" w:sz="6" w:space="0" w:color="E6E6E6"/>
            </w:tcBorders>
            <w:vAlign w:val="center"/>
          </w:tcPr>
          <w:p w14:paraId="399502D5" w14:textId="3E4CAB30" w:rsidR="58574714" w:rsidRDefault="58574714" w:rsidP="6556B100">
            <w:r>
              <w:t>vr_contact</w:t>
            </w:r>
          </w:p>
        </w:tc>
      </w:tr>
    </w:tbl>
    <w:p w14:paraId="13180597" w14:textId="102C61F2" w:rsidR="00A06E7F" w:rsidRPr="00A06E7F" w:rsidRDefault="0CD39C5C" w:rsidP="00A06E7F">
      <w:r>
        <w:t>Filter: Primary = Yes</w:t>
      </w:r>
    </w:p>
    <w:p w14:paraId="5255BEBE" w14:textId="5EA594DD" w:rsidR="00A06E7F" w:rsidRPr="00E049DE" w:rsidRDefault="00A06E7F" w:rsidP="00A06E7F">
      <w:r w:rsidRPr="00A06E7F">
        <w:rPr>
          <w:b/>
          <w:bCs/>
        </w:rPr>
        <w:t xml:space="preserve">Entitlements </w:t>
      </w:r>
      <w:r w:rsidR="668E9F28" w:rsidRPr="6556B100">
        <w:t>(pie chart)</w:t>
      </w:r>
      <w:r w:rsidR="00E049DE" w:rsidRPr="6556B100">
        <w:t xml:space="preserve"> </w:t>
      </w:r>
      <w:r w:rsidR="00E049DE">
        <w:t>d</w:t>
      </w:r>
      <w:r w:rsidRPr="00A06E7F">
        <w:t>isplays the proportion of contacts associated with each entitlement type.</w:t>
      </w:r>
      <w:r w:rsidR="00E049DE">
        <w:rPr>
          <w:b/>
          <w:bCs/>
        </w:rPr>
        <w:t xml:space="preserve"> </w:t>
      </w:r>
      <w:r w:rsidRPr="00A06E7F">
        <w:t>Provides a high-level view of the customer base composition.</w:t>
      </w:r>
    </w:p>
    <w:p w14:paraId="3D7294B3" w14:textId="7CF4AC87" w:rsidR="07B57BCE" w:rsidRDefault="07B57BCE">
      <w:r>
        <w:t>Legend: Type (vr_entitlement)</w:t>
      </w:r>
    </w:p>
    <w:p w14:paraId="7076931A" w14:textId="4C96D0FE" w:rsidR="07B57BCE" w:rsidRDefault="07B57BCE" w:rsidP="6556B100">
      <w:r>
        <w:t>Values: Users</w:t>
      </w:r>
      <w:r w:rsidR="2BA22BF9">
        <w:t xml:space="preserve"> (Measure)</w:t>
      </w:r>
    </w:p>
    <w:p w14:paraId="01F570AB" w14:textId="1CC2CD88" w:rsidR="6556B100" w:rsidRDefault="6556B100" w:rsidP="6556B100">
      <w:pPr>
        <w:rPr>
          <w:b/>
          <w:bCs/>
        </w:rPr>
      </w:pPr>
    </w:p>
    <w:p w14:paraId="62394305" w14:textId="1C9F3944" w:rsidR="00A06E7F" w:rsidRPr="00D22970" w:rsidRDefault="00A06E7F" w:rsidP="00A06E7F">
      <w:r w:rsidRPr="00A06E7F">
        <w:rPr>
          <w:b/>
          <w:bCs/>
        </w:rPr>
        <w:t xml:space="preserve">Stage 3 Over </w:t>
      </w:r>
      <w:r w:rsidR="00FF5671">
        <w:rPr>
          <w:b/>
          <w:bCs/>
        </w:rPr>
        <w:t>6</w:t>
      </w:r>
      <w:r w:rsidRPr="00A06E7F">
        <w:rPr>
          <w:b/>
          <w:bCs/>
        </w:rPr>
        <w:t>0 Days</w:t>
      </w:r>
      <w:r w:rsidR="00D22970">
        <w:rPr>
          <w:b/>
          <w:bCs/>
        </w:rPr>
        <w:t xml:space="preserve"> </w:t>
      </w:r>
      <w:r w:rsidR="705A16A9" w:rsidRPr="6556B100">
        <w:t xml:space="preserve">(pie chart) </w:t>
      </w:r>
      <w:r w:rsidR="00D22970">
        <w:t>t</w:t>
      </w:r>
      <w:r w:rsidRPr="00A06E7F">
        <w:t>racks contacts that have remained in Follow Up status longer than expected</w:t>
      </w:r>
      <w:r w:rsidR="00D22970">
        <w:t xml:space="preserve"> to allow </w:t>
      </w:r>
      <w:r w:rsidRPr="00A06E7F">
        <w:t>filtering of records.</w:t>
      </w:r>
      <w:r w:rsidR="00E84EC7">
        <w:t xml:space="preserve"> </w:t>
      </w:r>
    </w:p>
    <w:p w14:paraId="08E3ABE2" w14:textId="4CBA1E1B" w:rsidR="00A06E7F" w:rsidRPr="00A06E7F" w:rsidRDefault="5F6CD266" w:rsidP="6556B100">
      <w:pPr>
        <w:shd w:val="clear" w:color="auto" w:fill="FFFFFF" w:themeFill="background1"/>
        <w:spacing w:after="240" w:line="270" w:lineRule="auto"/>
      </w:pPr>
      <w:r>
        <w:t>Legend: Stage 3 Over 60 Days</w:t>
      </w:r>
      <w:r w:rsidR="30FCC89E">
        <w:t xml:space="preserve"> (</w:t>
      </w:r>
      <w:r>
        <w:t>Column</w:t>
      </w:r>
      <w:r w:rsidR="1DAE4651">
        <w:t>)</w:t>
      </w:r>
    </w:p>
    <w:p w14:paraId="7E423EB4" w14:textId="7B8DB181" w:rsidR="00A06E7F" w:rsidRPr="00A06E7F" w:rsidRDefault="5F6CD266" w:rsidP="6556B100">
      <w:r>
        <w:lastRenderedPageBreak/>
        <w:t>Values: Contacts</w:t>
      </w:r>
      <w:r w:rsidR="7BBD1A58">
        <w:t xml:space="preserve"> (Measure)</w:t>
      </w:r>
    </w:p>
    <w:p w14:paraId="3D6961F8" w14:textId="5D904692" w:rsidR="00A06E7F" w:rsidRPr="00A06E7F" w:rsidRDefault="00A06E7F" w:rsidP="6556B100"/>
    <w:p w14:paraId="2AE034FA" w14:textId="38741B3E" w:rsidR="00A06E7F" w:rsidRPr="00A06E7F" w:rsidRDefault="2C2F7249" w:rsidP="6556B100">
      <w:r w:rsidRPr="6556B100">
        <w:rPr>
          <w:b/>
          <w:bCs/>
        </w:rPr>
        <w:t xml:space="preserve">All Contacts Table </w:t>
      </w:r>
      <w:r>
        <w:t>provides contact information for all contacts currently tracked in the lifecycle system. Used for operational review and investigation of individual contacts.</w:t>
      </w:r>
    </w:p>
    <w:tbl>
      <w:tblPr>
        <w:tblW w:w="0" w:type="auto"/>
        <w:tblLook w:val="04A0" w:firstRow="1" w:lastRow="0" w:firstColumn="1" w:lastColumn="0" w:noHBand="0" w:noVBand="1"/>
      </w:tblPr>
      <w:tblGrid>
        <w:gridCol w:w="1461"/>
        <w:gridCol w:w="4302"/>
        <w:gridCol w:w="4301"/>
      </w:tblGrid>
      <w:tr w:rsidR="6556B100" w14:paraId="604F003B" w14:textId="77777777" w:rsidTr="6556B100">
        <w:trPr>
          <w:trHeight w:val="300"/>
        </w:trPr>
        <w:tc>
          <w:tcPr>
            <w:tcW w:w="146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78FCB3E" w14:textId="4EE6DE26" w:rsidR="6556B100" w:rsidRDefault="6556B100" w:rsidP="6556B100">
            <w:r w:rsidRPr="6556B100">
              <w:rPr>
                <w:b/>
                <w:bCs/>
              </w:rPr>
              <w:t>Column</w:t>
            </w:r>
          </w:p>
        </w:tc>
        <w:tc>
          <w:tcPr>
            <w:tcW w:w="430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C4FF319" w14:textId="77777777" w:rsidR="6556B100" w:rsidRDefault="6556B100" w:rsidP="6556B100">
            <w:pPr>
              <w:rPr>
                <w:b/>
                <w:bCs/>
              </w:rPr>
            </w:pPr>
            <w:r w:rsidRPr="6556B100">
              <w:rPr>
                <w:b/>
                <w:bCs/>
              </w:rPr>
              <w:t>Description</w:t>
            </w:r>
          </w:p>
        </w:tc>
        <w:tc>
          <w:tcPr>
            <w:tcW w:w="430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F63E026" w14:textId="1D3D6E5F" w:rsidR="6556B100" w:rsidRDefault="6556B100" w:rsidP="6556B100">
            <w:r w:rsidRPr="6556B100">
              <w:rPr>
                <w:b/>
                <w:bCs/>
              </w:rPr>
              <w:t>Source</w:t>
            </w:r>
          </w:p>
        </w:tc>
      </w:tr>
      <w:tr w:rsidR="6556B100" w14:paraId="052097E9" w14:textId="77777777" w:rsidTr="6556B100">
        <w:trPr>
          <w:trHeight w:val="300"/>
        </w:trPr>
        <w:tc>
          <w:tcPr>
            <w:tcW w:w="1462" w:type="dxa"/>
            <w:tcBorders>
              <w:top w:val="single" w:sz="6" w:space="0" w:color="E6E6E6"/>
              <w:left w:val="single" w:sz="6" w:space="0" w:color="E6E6E6"/>
              <w:bottom w:val="single" w:sz="6" w:space="0" w:color="E6E6E6"/>
              <w:right w:val="single" w:sz="6" w:space="0" w:color="E6E6E6"/>
            </w:tcBorders>
            <w:vAlign w:val="center"/>
          </w:tcPr>
          <w:p w14:paraId="7AEABD83" w14:textId="77777777" w:rsidR="6556B100" w:rsidRDefault="6556B100">
            <w:r>
              <w:t>Email</w:t>
            </w:r>
          </w:p>
        </w:tc>
        <w:tc>
          <w:tcPr>
            <w:tcW w:w="4309" w:type="dxa"/>
            <w:tcBorders>
              <w:top w:val="single" w:sz="6" w:space="0" w:color="E6E6E6"/>
              <w:left w:val="single" w:sz="6" w:space="0" w:color="E6E6E6"/>
              <w:bottom w:val="single" w:sz="6" w:space="0" w:color="E6E6E6"/>
              <w:right w:val="single" w:sz="6" w:space="0" w:color="E6E6E6"/>
            </w:tcBorders>
            <w:vAlign w:val="center"/>
          </w:tcPr>
          <w:p w14:paraId="604B39A8" w14:textId="77777777" w:rsidR="6556B100" w:rsidRDefault="6556B100">
            <w:r>
              <w:t>Contact email address</w:t>
            </w:r>
          </w:p>
        </w:tc>
        <w:tc>
          <w:tcPr>
            <w:tcW w:w="4309" w:type="dxa"/>
            <w:tcBorders>
              <w:top w:val="single" w:sz="6" w:space="0" w:color="E6E6E6"/>
              <w:left w:val="single" w:sz="6" w:space="0" w:color="E6E6E6"/>
              <w:bottom w:val="single" w:sz="6" w:space="0" w:color="E6E6E6"/>
              <w:right w:val="single" w:sz="6" w:space="0" w:color="E6E6E6"/>
            </w:tcBorders>
            <w:vAlign w:val="center"/>
          </w:tcPr>
          <w:p w14:paraId="1AB06227" w14:textId="69B7E0A8" w:rsidR="6556B100" w:rsidRDefault="6556B100" w:rsidP="6556B100">
            <w:r>
              <w:t>vr_contact</w:t>
            </w:r>
          </w:p>
        </w:tc>
      </w:tr>
      <w:tr w:rsidR="6556B100" w14:paraId="50878E35" w14:textId="77777777" w:rsidTr="6556B100">
        <w:trPr>
          <w:trHeight w:val="300"/>
        </w:trPr>
        <w:tc>
          <w:tcPr>
            <w:tcW w:w="1462" w:type="dxa"/>
            <w:tcBorders>
              <w:top w:val="single" w:sz="6" w:space="0" w:color="E6E6E6"/>
              <w:left w:val="single" w:sz="6" w:space="0" w:color="E6E6E6"/>
              <w:bottom w:val="single" w:sz="6" w:space="0" w:color="E6E6E6"/>
              <w:right w:val="single" w:sz="6" w:space="0" w:color="E6E6E6"/>
            </w:tcBorders>
            <w:vAlign w:val="center"/>
          </w:tcPr>
          <w:p w14:paraId="00A0B41A" w14:textId="77777777" w:rsidR="6556B100" w:rsidRDefault="6556B100">
            <w:r>
              <w:t>Customer</w:t>
            </w:r>
          </w:p>
        </w:tc>
        <w:tc>
          <w:tcPr>
            <w:tcW w:w="4309" w:type="dxa"/>
            <w:tcBorders>
              <w:top w:val="single" w:sz="6" w:space="0" w:color="E6E6E6"/>
              <w:left w:val="single" w:sz="6" w:space="0" w:color="E6E6E6"/>
              <w:bottom w:val="single" w:sz="6" w:space="0" w:color="E6E6E6"/>
              <w:right w:val="single" w:sz="6" w:space="0" w:color="E6E6E6"/>
            </w:tcBorders>
            <w:vAlign w:val="center"/>
          </w:tcPr>
          <w:p w14:paraId="720AF3AC" w14:textId="77777777" w:rsidR="6556B100" w:rsidRDefault="6556B100">
            <w:r>
              <w:t>Associated customer</w:t>
            </w:r>
          </w:p>
        </w:tc>
        <w:tc>
          <w:tcPr>
            <w:tcW w:w="4309" w:type="dxa"/>
            <w:tcBorders>
              <w:top w:val="single" w:sz="6" w:space="0" w:color="E6E6E6"/>
              <w:left w:val="single" w:sz="6" w:space="0" w:color="E6E6E6"/>
              <w:bottom w:val="single" w:sz="6" w:space="0" w:color="E6E6E6"/>
              <w:right w:val="single" w:sz="6" w:space="0" w:color="E6E6E6"/>
            </w:tcBorders>
            <w:vAlign w:val="center"/>
          </w:tcPr>
          <w:p w14:paraId="7406A70B" w14:textId="02F69D34" w:rsidR="6556B100" w:rsidRDefault="6556B100" w:rsidP="6556B100">
            <w:r>
              <w:t>vr_contact</w:t>
            </w:r>
          </w:p>
        </w:tc>
      </w:tr>
      <w:tr w:rsidR="6556B100" w14:paraId="3DB68D64" w14:textId="77777777" w:rsidTr="6556B100">
        <w:trPr>
          <w:trHeight w:val="300"/>
        </w:trPr>
        <w:tc>
          <w:tcPr>
            <w:tcW w:w="1462" w:type="dxa"/>
            <w:tcBorders>
              <w:top w:val="single" w:sz="6" w:space="0" w:color="E6E6E6"/>
              <w:left w:val="single" w:sz="6" w:space="0" w:color="E6E6E6"/>
              <w:bottom w:val="single" w:sz="6" w:space="0" w:color="E6E6E6"/>
              <w:right w:val="single" w:sz="6" w:space="0" w:color="E6E6E6"/>
            </w:tcBorders>
            <w:vAlign w:val="center"/>
          </w:tcPr>
          <w:p w14:paraId="1CFE6DCB" w14:textId="77777777" w:rsidR="6556B100" w:rsidRDefault="6556B100">
            <w:r>
              <w:t>Primary?</w:t>
            </w:r>
          </w:p>
        </w:tc>
        <w:tc>
          <w:tcPr>
            <w:tcW w:w="4309" w:type="dxa"/>
            <w:tcBorders>
              <w:top w:val="single" w:sz="6" w:space="0" w:color="E6E6E6"/>
              <w:left w:val="single" w:sz="6" w:space="0" w:color="E6E6E6"/>
              <w:bottom w:val="single" w:sz="6" w:space="0" w:color="E6E6E6"/>
              <w:right w:val="single" w:sz="6" w:space="0" w:color="E6E6E6"/>
            </w:tcBorders>
            <w:vAlign w:val="center"/>
          </w:tcPr>
          <w:p w14:paraId="07BBD3EE" w14:textId="77777777" w:rsidR="6556B100" w:rsidRDefault="6556B100">
            <w:r>
              <w:t>Indicates primary customer contact</w:t>
            </w:r>
          </w:p>
        </w:tc>
        <w:tc>
          <w:tcPr>
            <w:tcW w:w="4309" w:type="dxa"/>
            <w:tcBorders>
              <w:top w:val="single" w:sz="6" w:space="0" w:color="E6E6E6"/>
              <w:left w:val="single" w:sz="6" w:space="0" w:color="E6E6E6"/>
              <w:bottom w:val="single" w:sz="6" w:space="0" w:color="E6E6E6"/>
              <w:right w:val="single" w:sz="6" w:space="0" w:color="E6E6E6"/>
            </w:tcBorders>
            <w:vAlign w:val="center"/>
          </w:tcPr>
          <w:p w14:paraId="40AD6C43" w14:textId="579E2D50" w:rsidR="6556B100" w:rsidRDefault="6556B100" w:rsidP="6556B100">
            <w:r>
              <w:t>vr_contact</w:t>
            </w:r>
          </w:p>
        </w:tc>
      </w:tr>
    </w:tbl>
    <w:p w14:paraId="438EE22B" w14:textId="67E8D887" w:rsidR="00A06E7F" w:rsidRPr="00A06E7F" w:rsidRDefault="00A06E7F" w:rsidP="00A06E7F"/>
    <w:p w14:paraId="5B875340" w14:textId="77777777" w:rsidR="00A06E7F" w:rsidRPr="00A06E7F" w:rsidRDefault="00A06E7F" w:rsidP="00A06E7F">
      <w:pPr>
        <w:rPr>
          <w:b/>
          <w:bCs/>
        </w:rPr>
      </w:pPr>
      <w:r w:rsidRPr="00A06E7F">
        <w:rPr>
          <w:b/>
          <w:bCs/>
        </w:rPr>
        <w:t>Key Metrics Supported by This Page</w:t>
      </w:r>
    </w:p>
    <w:p w14:paraId="7CF95567" w14:textId="6C101C90" w:rsidR="00A06E7F" w:rsidRPr="00D22970" w:rsidRDefault="00A06E7F" w:rsidP="00A06E7F">
      <w:pPr>
        <w:rPr>
          <w:b/>
          <w:bCs/>
        </w:rPr>
      </w:pPr>
      <w:r w:rsidRPr="00A06E7F">
        <w:rPr>
          <w:b/>
          <w:bCs/>
        </w:rPr>
        <w:t>Contacts Awaiting Engagement</w:t>
      </w:r>
      <w:r w:rsidR="00D22970">
        <w:rPr>
          <w:b/>
          <w:bCs/>
        </w:rPr>
        <w:t xml:space="preserve"> </w:t>
      </w:r>
      <w:r w:rsidR="00D22970" w:rsidRPr="00D22970">
        <w:t>(</w:t>
      </w:r>
      <w:r w:rsidRPr="00D22970">
        <w:t>C</w:t>
      </w:r>
      <w:r w:rsidRPr="00A06E7F">
        <w:t>ontacts in Stages 0–3</w:t>
      </w:r>
      <w:r w:rsidR="00D22970">
        <w:t>)</w:t>
      </w:r>
      <w:r w:rsidR="00D22970">
        <w:rPr>
          <w:b/>
          <w:bCs/>
        </w:rPr>
        <w:t xml:space="preserve">: </w:t>
      </w:r>
      <w:r w:rsidRPr="00A06E7F">
        <w:t>Measures active onboarding workload.</w:t>
      </w:r>
    </w:p>
    <w:p w14:paraId="756DD0D3" w14:textId="75D11F47" w:rsidR="00A06E7F" w:rsidRPr="00D22970" w:rsidRDefault="00A06E7F" w:rsidP="00A06E7F">
      <w:pPr>
        <w:rPr>
          <w:b/>
          <w:bCs/>
        </w:rPr>
      </w:pPr>
      <w:r w:rsidRPr="00A06E7F">
        <w:rPr>
          <w:b/>
          <w:bCs/>
        </w:rPr>
        <w:t>Stalled Prospects</w:t>
      </w:r>
      <w:r w:rsidR="00D22970">
        <w:rPr>
          <w:b/>
          <w:bCs/>
        </w:rPr>
        <w:t xml:space="preserve"> </w:t>
      </w:r>
      <w:r w:rsidR="00D22970">
        <w:t>(</w:t>
      </w:r>
      <w:r w:rsidRPr="00A06E7F">
        <w:t xml:space="preserve">Stage 3 Over </w:t>
      </w:r>
      <w:r w:rsidR="00FF5671">
        <w:t>6</w:t>
      </w:r>
      <w:r w:rsidRPr="00A06E7F">
        <w:t>0 Days = Yes</w:t>
      </w:r>
      <w:r w:rsidR="00D22970">
        <w:t>)</w:t>
      </w:r>
      <w:r w:rsidRPr="00A06E7F">
        <w:t>:</w:t>
      </w:r>
      <w:r w:rsidR="00D22970">
        <w:t xml:space="preserve"> </w:t>
      </w:r>
      <w:r w:rsidRPr="00A06E7F">
        <w:t>Highlights prospects that may no longer be actively evaluating the product.</w:t>
      </w:r>
    </w:p>
    <w:p w14:paraId="7A963D81" w14:textId="3EA571D2" w:rsidR="00A06E7F" w:rsidRPr="00D22970" w:rsidRDefault="00A06E7F" w:rsidP="00A06E7F">
      <w:pPr>
        <w:rPr>
          <w:b/>
          <w:bCs/>
        </w:rPr>
      </w:pPr>
      <w:r w:rsidRPr="00A06E7F">
        <w:rPr>
          <w:b/>
          <w:bCs/>
        </w:rPr>
        <w:t>Active Licensing Pipeline</w:t>
      </w:r>
      <w:r w:rsidR="00D22970">
        <w:rPr>
          <w:b/>
          <w:bCs/>
        </w:rPr>
        <w:t xml:space="preserve"> </w:t>
      </w:r>
      <w:r w:rsidR="00D22970" w:rsidRPr="00D22970">
        <w:t>(</w:t>
      </w:r>
      <w:r w:rsidRPr="00A06E7F">
        <w:t>Trial + Licensed Contacts</w:t>
      </w:r>
      <w:r w:rsidR="00D22970">
        <w:t>)</w:t>
      </w:r>
      <w:r w:rsidR="00D22970">
        <w:rPr>
          <w:b/>
          <w:bCs/>
        </w:rPr>
        <w:t xml:space="preserve">: </w:t>
      </w:r>
      <w:r w:rsidRPr="00A06E7F">
        <w:t>Measures progression from onboarding to paying customers.</w:t>
      </w:r>
    </w:p>
    <w:p w14:paraId="43B2AD48" w14:textId="13767E9F" w:rsidR="00A06E7F" w:rsidRPr="006C14DF" w:rsidRDefault="00A06E7F" w:rsidP="00A06E7F">
      <w:pPr>
        <w:rPr>
          <w:b/>
          <w:bCs/>
        </w:rPr>
      </w:pPr>
      <w:r w:rsidRPr="00A06E7F">
        <w:rPr>
          <w:b/>
          <w:bCs/>
        </w:rPr>
        <w:t>Unsubscribed Contacts</w:t>
      </w:r>
      <w:r w:rsidR="006C14DF">
        <w:rPr>
          <w:b/>
          <w:bCs/>
        </w:rPr>
        <w:t xml:space="preserve"> </w:t>
      </w:r>
      <w:r w:rsidR="006C14DF" w:rsidRPr="006C14DF">
        <w:t xml:space="preserve">to </w:t>
      </w:r>
      <w:r w:rsidR="00D22970" w:rsidRPr="006C14DF">
        <w:t>support</w:t>
      </w:r>
      <w:r w:rsidR="00D22970">
        <w:t xml:space="preserve"> </w:t>
      </w:r>
      <w:r w:rsidR="00D22970" w:rsidRPr="00A06E7F">
        <w:t>compliance</w:t>
      </w:r>
      <w:r w:rsidRPr="00A06E7F">
        <w:t xml:space="preserve"> monitoring and suppression list validation.</w:t>
      </w:r>
    </w:p>
    <w:p w14:paraId="38AE68FD" w14:textId="15BA9C26" w:rsidR="00A06E7F" w:rsidRPr="00A06E7F" w:rsidRDefault="00A06E7F" w:rsidP="00A06E7F"/>
    <w:p w14:paraId="6D7858B0" w14:textId="77777777" w:rsidR="00B122FF" w:rsidRPr="00231437" w:rsidRDefault="00B122FF" w:rsidP="00B122FF">
      <w:pPr>
        <w:rPr>
          <w:b/>
          <w:bCs/>
        </w:rPr>
      </w:pPr>
      <w:r w:rsidRPr="00231437">
        <w:rPr>
          <w:b/>
          <w:bCs/>
        </w:rPr>
        <w:t>Known Limitations</w:t>
      </w:r>
    </w:p>
    <w:p w14:paraId="3CEF4B41" w14:textId="3BD6AF85" w:rsidR="00B122FF" w:rsidRPr="00B122FF" w:rsidRDefault="00B122FF" w:rsidP="00BE7A0E">
      <w:pPr>
        <w:pStyle w:val="ListParagraph"/>
        <w:numPr>
          <w:ilvl w:val="0"/>
          <w:numId w:val="32"/>
        </w:numPr>
        <w:rPr>
          <w:b/>
          <w:bCs/>
        </w:rPr>
      </w:pPr>
      <w:r w:rsidRPr="00B122FF">
        <w:rPr>
          <w:b/>
          <w:bCs/>
        </w:rPr>
        <w:t>Lead-to-Trial Attribution</w:t>
      </w:r>
    </w:p>
    <w:p w14:paraId="03250535" w14:textId="48F62167" w:rsidR="00A06E7F" w:rsidRPr="00A06E7F" w:rsidRDefault="00B122FF" w:rsidP="00A06E7F">
      <w:r w:rsidRPr="00231437">
        <w:t>Current dashboard cannot definitively attribute trial activation to a specific onboarding email.</w:t>
      </w:r>
      <w:r>
        <w:t xml:space="preserve"> </w:t>
      </w:r>
      <w:r w:rsidRPr="00231437">
        <w:t>Only the most recent email date is stored.</w:t>
      </w:r>
      <w:r>
        <w:t xml:space="preserve"> </w:t>
      </w:r>
      <w:r w:rsidRPr="00231437">
        <w:t>Individual onboarding email send dates are not currently retained.</w:t>
      </w:r>
    </w:p>
    <w:p w14:paraId="3E456E76" w14:textId="074B013E" w:rsidR="00A06E7F" w:rsidRPr="00B122FF" w:rsidRDefault="00A06E7F" w:rsidP="00BE7A0E">
      <w:pPr>
        <w:pStyle w:val="ListParagraph"/>
        <w:numPr>
          <w:ilvl w:val="0"/>
          <w:numId w:val="32"/>
        </w:numPr>
        <w:rPr>
          <w:b/>
          <w:bCs/>
        </w:rPr>
      </w:pPr>
      <w:r w:rsidRPr="00B122FF">
        <w:rPr>
          <w:b/>
          <w:bCs/>
        </w:rPr>
        <w:t>Contact-Level Lifecycle Tracking</w:t>
      </w:r>
    </w:p>
    <w:p w14:paraId="445C6A6A" w14:textId="02AA18AF" w:rsidR="00A06E7F" w:rsidRDefault="00A06E7F" w:rsidP="00A06E7F">
      <w:r w:rsidRPr="00A06E7F">
        <w:t>Lifecycle stages are maintained at the contact level.</w:t>
      </w:r>
      <w:r w:rsidR="00B122FF">
        <w:t xml:space="preserve"> </w:t>
      </w:r>
      <w:r w:rsidRPr="00A06E7F">
        <w:t>Multiple contacts may exist for a single customer, causing customer-level and contact-level metrics to differ.</w:t>
      </w:r>
    </w:p>
    <w:p w14:paraId="1DD8294D" w14:textId="77777777" w:rsidR="00E049DE" w:rsidRDefault="00E049DE" w:rsidP="00A06E7F"/>
    <w:p w14:paraId="0B5177A4" w14:textId="7E7AD8CA" w:rsidR="00E049DE" w:rsidRPr="002B7197" w:rsidRDefault="00E049DE" w:rsidP="002B7197">
      <w:pPr>
        <w:pStyle w:val="Heading2"/>
        <w:spacing w:after="240"/>
      </w:pPr>
      <w:bookmarkStart w:id="39" w:name="_Toc238034725"/>
      <w:r>
        <w:t>Conversion</w:t>
      </w:r>
      <w:bookmarkEnd w:id="39"/>
    </w:p>
    <w:p w14:paraId="4FDE514D" w14:textId="783ED0E4" w:rsidR="00E049DE" w:rsidRPr="00E049DE" w:rsidRDefault="00E049DE" w:rsidP="6556B100">
      <w:pPr>
        <w:spacing w:after="0"/>
      </w:pPr>
      <w:r w:rsidRPr="00E049DE">
        <w:t xml:space="preserve">The Conversion page tracks how prospects progress from lead to trial, from trial to license, and ultimately to renewal. It provides visibility into customer acquisition effectiveness and overall customer retention. </w:t>
      </w:r>
    </w:p>
    <w:p w14:paraId="383AE751" w14:textId="24925C7F" w:rsidR="6556B100" w:rsidRDefault="6556B100" w:rsidP="6556B100">
      <w:pPr>
        <w:spacing w:after="0"/>
      </w:pPr>
    </w:p>
    <w:p w14:paraId="68764A0A" w14:textId="20364154" w:rsidR="00E049DE" w:rsidRPr="002B7197" w:rsidRDefault="00E049DE" w:rsidP="00E049DE">
      <w:r w:rsidRPr="00E049DE">
        <w:rPr>
          <w:b/>
          <w:bCs/>
        </w:rPr>
        <w:lastRenderedPageBreak/>
        <w:t>Conversion Funnel</w:t>
      </w:r>
      <w:r w:rsidR="002B7197">
        <w:rPr>
          <w:b/>
          <w:bCs/>
        </w:rPr>
        <w:t xml:space="preserve"> </w:t>
      </w:r>
      <w:r w:rsidR="002B7197">
        <w:t>v</w:t>
      </w:r>
      <w:r w:rsidRPr="00E049DE">
        <w:t>isualizes progression through the customer lifecycle.</w:t>
      </w:r>
      <w:r w:rsidR="002B7197">
        <w:t xml:space="preserve"> </w:t>
      </w:r>
      <w:r w:rsidR="002B7197" w:rsidRPr="00E049DE">
        <w:t>Used to evaluate overall sales and adoption performance and identify where customers are lost in the lifecycle process.</w:t>
      </w:r>
    </w:p>
    <w:tbl>
      <w:tblPr>
        <w:tblW w:w="10079" w:type="dxa"/>
        <w:tblCellSpacing w:w="15" w:type="dxa"/>
        <w:tblCellMar>
          <w:top w:w="15" w:type="dxa"/>
          <w:left w:w="15" w:type="dxa"/>
          <w:bottom w:w="15" w:type="dxa"/>
          <w:right w:w="15" w:type="dxa"/>
        </w:tblCellMar>
        <w:tblLook w:val="04A0" w:firstRow="1" w:lastRow="0" w:firstColumn="1" w:lastColumn="0" w:noHBand="0" w:noVBand="1"/>
      </w:tblPr>
      <w:tblGrid>
        <w:gridCol w:w="1480"/>
        <w:gridCol w:w="4247"/>
        <w:gridCol w:w="4352"/>
      </w:tblGrid>
      <w:tr w:rsidR="00E049DE" w:rsidRPr="00E049DE" w14:paraId="618A4CD6" w14:textId="0D26A976" w:rsidTr="6556B100">
        <w:trPr>
          <w:trHeight w:val="300"/>
          <w:tblHeader/>
          <w:tblCellSpacing w:w="15" w:type="dxa"/>
        </w:trPr>
        <w:tc>
          <w:tcPr>
            <w:tcW w:w="144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034CA2" w14:textId="77777777" w:rsidR="00E049DE" w:rsidRPr="00E049DE" w:rsidRDefault="00E049DE" w:rsidP="00E049DE">
            <w:pPr>
              <w:rPr>
                <w:b/>
                <w:bCs/>
              </w:rPr>
            </w:pPr>
            <w:r w:rsidRPr="00E049DE">
              <w:rPr>
                <w:b/>
                <w:bCs/>
              </w:rPr>
              <w:t>Stage</w:t>
            </w:r>
          </w:p>
        </w:tc>
        <w:tc>
          <w:tcPr>
            <w:tcW w:w="431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9FA504" w14:textId="77777777" w:rsidR="00E049DE" w:rsidRPr="00E049DE" w:rsidRDefault="00E049DE" w:rsidP="00E049DE">
            <w:pPr>
              <w:rPr>
                <w:b/>
                <w:bCs/>
              </w:rPr>
            </w:pPr>
            <w:r w:rsidRPr="00E049DE">
              <w:rPr>
                <w:b/>
                <w:bCs/>
              </w:rPr>
              <w:t>Description</w:t>
            </w:r>
          </w:p>
        </w:tc>
        <w:tc>
          <w:tcPr>
            <w:tcW w:w="431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16685FE" w14:textId="1E826B83" w:rsidR="111022AE" w:rsidRPr="6556B100" w:rsidRDefault="111022AE" w:rsidP="6556B100">
            <w:pPr>
              <w:rPr>
                <w:b/>
                <w:bCs/>
              </w:rPr>
            </w:pPr>
            <w:r w:rsidRPr="6556B100">
              <w:rPr>
                <w:b/>
                <w:bCs/>
              </w:rPr>
              <w:t>DAX</w:t>
            </w:r>
          </w:p>
        </w:tc>
      </w:tr>
      <w:tr w:rsidR="00E049DE" w:rsidRPr="00E049DE" w14:paraId="01BEB99A" w14:textId="4E6C44F6" w:rsidTr="6556B100">
        <w:trPr>
          <w:trHeight w:val="300"/>
          <w:tblCellSpacing w:w="15" w:type="dxa"/>
        </w:trPr>
        <w:tc>
          <w:tcPr>
            <w:tcW w:w="1445" w:type="dxa"/>
            <w:tcBorders>
              <w:top w:val="single" w:sz="6" w:space="0" w:color="E6E6E6"/>
              <w:left w:val="single" w:sz="6" w:space="0" w:color="E6E6E6"/>
              <w:bottom w:val="single" w:sz="6" w:space="0" w:color="E6E6E6"/>
              <w:right w:val="single" w:sz="6" w:space="0" w:color="E6E6E6"/>
            </w:tcBorders>
            <w:vAlign w:val="center"/>
            <w:hideMark/>
          </w:tcPr>
          <w:p w14:paraId="11B2AB66" w14:textId="77777777" w:rsidR="00E049DE" w:rsidRPr="00E049DE" w:rsidRDefault="00E049DE" w:rsidP="00E049DE">
            <w:r w:rsidRPr="00E049DE">
              <w:t>Total Leads</w:t>
            </w:r>
          </w:p>
        </w:tc>
        <w:tc>
          <w:tcPr>
            <w:tcW w:w="4317" w:type="dxa"/>
            <w:tcBorders>
              <w:top w:val="single" w:sz="6" w:space="0" w:color="E6E6E6"/>
              <w:left w:val="single" w:sz="6" w:space="0" w:color="E6E6E6"/>
              <w:bottom w:val="single" w:sz="6" w:space="0" w:color="E6E6E6"/>
              <w:right w:val="single" w:sz="6" w:space="0" w:color="E6E6E6"/>
            </w:tcBorders>
            <w:vAlign w:val="center"/>
            <w:hideMark/>
          </w:tcPr>
          <w:p w14:paraId="0E6632FD" w14:textId="77777777" w:rsidR="00E049DE" w:rsidRPr="00E049DE" w:rsidRDefault="00E049DE" w:rsidP="00E049DE">
            <w:r w:rsidRPr="00E049DE">
              <w:t>Marketplace leads imported into the system</w:t>
            </w:r>
          </w:p>
        </w:tc>
        <w:tc>
          <w:tcPr>
            <w:tcW w:w="4317" w:type="dxa"/>
            <w:tcBorders>
              <w:top w:val="single" w:sz="6" w:space="0" w:color="E6E6E6"/>
              <w:left w:val="single" w:sz="6" w:space="0" w:color="E6E6E6"/>
              <w:bottom w:val="single" w:sz="6" w:space="0" w:color="E6E6E6"/>
              <w:right w:val="single" w:sz="6" w:space="0" w:color="E6E6E6"/>
            </w:tcBorders>
            <w:vAlign w:val="center"/>
          </w:tcPr>
          <w:p w14:paraId="6509077A" w14:textId="1ACF0CBA" w:rsidR="67D2C8C4" w:rsidRDefault="67D2C8C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Users = </w:t>
            </w:r>
          </w:p>
          <w:p w14:paraId="560BEF3D" w14:textId="0ECE39B7" w:rsidR="67D2C8C4" w:rsidRPr="6556B100" w:rsidRDefault="67D2C8C4" w:rsidP="6556B100">
            <w:pPr>
              <w:shd w:val="clear" w:color="auto" w:fill="FFFFFF" w:themeFill="background1"/>
              <w:spacing w:after="0" w:line="270" w:lineRule="auto"/>
              <w:rPr>
                <w:rFonts w:ascii="Consolas" w:eastAsia="Consolas" w:hAnsi="Consolas" w:cs="Consolas"/>
                <w:color w:val="000000" w:themeColor="text1"/>
                <w:sz w:val="18"/>
                <w:szCs w:val="18"/>
              </w:rPr>
            </w:pP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vr_customer</w:t>
            </w:r>
            <w:r w:rsidRPr="6556B100">
              <w:rPr>
                <w:rFonts w:ascii="Consolas" w:eastAsia="Consolas" w:hAnsi="Consolas" w:cs="Consolas"/>
                <w:color w:val="000000" w:themeColor="text1"/>
                <w:sz w:val="18"/>
                <w:szCs w:val="18"/>
              </w:rPr>
              <w:t>)</w:t>
            </w:r>
          </w:p>
        </w:tc>
      </w:tr>
      <w:tr w:rsidR="00E049DE" w:rsidRPr="00E049DE" w14:paraId="066BEA39" w14:textId="05348846" w:rsidTr="6556B100">
        <w:trPr>
          <w:trHeight w:val="300"/>
          <w:tblCellSpacing w:w="15" w:type="dxa"/>
        </w:trPr>
        <w:tc>
          <w:tcPr>
            <w:tcW w:w="1445" w:type="dxa"/>
            <w:tcBorders>
              <w:top w:val="single" w:sz="6" w:space="0" w:color="E6E6E6"/>
              <w:left w:val="single" w:sz="6" w:space="0" w:color="E6E6E6"/>
              <w:bottom w:val="single" w:sz="6" w:space="0" w:color="E6E6E6"/>
              <w:right w:val="single" w:sz="6" w:space="0" w:color="E6E6E6"/>
            </w:tcBorders>
            <w:vAlign w:val="center"/>
            <w:hideMark/>
          </w:tcPr>
          <w:p w14:paraId="0CE30A70" w14:textId="7D14F11F" w:rsidR="00E049DE" w:rsidRPr="00E049DE" w:rsidRDefault="0E59C195" w:rsidP="00E049DE">
            <w:r>
              <w:t xml:space="preserve">All </w:t>
            </w:r>
            <w:r w:rsidR="00E049DE">
              <w:t>Trial</w:t>
            </w:r>
            <w:r w:rsidR="1A0A21CD">
              <w:t>s</w:t>
            </w:r>
          </w:p>
        </w:tc>
        <w:tc>
          <w:tcPr>
            <w:tcW w:w="4317" w:type="dxa"/>
            <w:tcBorders>
              <w:top w:val="single" w:sz="6" w:space="0" w:color="E6E6E6"/>
              <w:left w:val="single" w:sz="6" w:space="0" w:color="E6E6E6"/>
              <w:bottom w:val="single" w:sz="6" w:space="0" w:color="E6E6E6"/>
              <w:right w:val="single" w:sz="6" w:space="0" w:color="E6E6E6"/>
            </w:tcBorders>
            <w:vAlign w:val="center"/>
            <w:hideMark/>
          </w:tcPr>
          <w:p w14:paraId="7D1414B9" w14:textId="77777777" w:rsidR="00E049DE" w:rsidRPr="00E049DE" w:rsidRDefault="00E049DE" w:rsidP="00E049DE">
            <w:r w:rsidRPr="00E049DE">
              <w:t>Customers with a populated First Used Date</w:t>
            </w:r>
          </w:p>
        </w:tc>
        <w:tc>
          <w:tcPr>
            <w:tcW w:w="4317" w:type="dxa"/>
            <w:tcBorders>
              <w:top w:val="single" w:sz="6" w:space="0" w:color="E6E6E6"/>
              <w:left w:val="single" w:sz="6" w:space="0" w:color="E6E6E6"/>
              <w:bottom w:val="single" w:sz="6" w:space="0" w:color="E6E6E6"/>
              <w:right w:val="single" w:sz="6" w:space="0" w:color="E6E6E6"/>
            </w:tcBorders>
            <w:vAlign w:val="center"/>
          </w:tcPr>
          <w:p w14:paraId="3D69F0CE" w14:textId="64B30DAF" w:rsidR="4D7F1F81" w:rsidRDefault="4D7F1F81"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 Starts = </w:t>
            </w:r>
          </w:p>
          <w:p w14:paraId="147E42DC" w14:textId="2A9C5269" w:rsidR="4D7F1F81" w:rsidRDefault="4D7F1F81"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65FBF0B4" w14:textId="00610D2C" w:rsidR="4D7F1F81" w:rsidRDefault="4D7F1F81"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635FC999" w14:textId="053E2934" w:rsidR="4D7F1F81" w:rsidRDefault="4D7F1F81"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&lt;&gt; </w:t>
            </w:r>
            <w:r w:rsidRPr="6556B100">
              <w:rPr>
                <w:rFonts w:ascii="Consolas" w:eastAsia="Consolas" w:hAnsi="Consolas" w:cs="Consolas"/>
                <w:color w:val="098658"/>
                <w:sz w:val="18"/>
                <w:szCs w:val="18"/>
              </w:rPr>
              <w:t>0</w:t>
            </w:r>
          </w:p>
          <w:p w14:paraId="35034DAA" w14:textId="3DA2E715" w:rsidR="4D7F1F81" w:rsidRPr="6556B100" w:rsidRDefault="4D7F1F81" w:rsidP="6556B100">
            <w:pPr>
              <w:shd w:val="clear" w:color="auto" w:fill="FFFFFF" w:themeFill="background1"/>
              <w:spacing w:after="0" w:line="270" w:lineRule="auto"/>
              <w:rPr>
                <w:rFonts w:ascii="Consolas" w:eastAsia="Consolas" w:hAnsi="Consolas" w:cs="Consolas"/>
                <w:color w:val="000000" w:themeColor="text1"/>
                <w:sz w:val="18"/>
                <w:szCs w:val="18"/>
              </w:rPr>
            </w:pPr>
            <w:r w:rsidRPr="6556B100">
              <w:rPr>
                <w:rFonts w:ascii="Consolas" w:eastAsia="Consolas" w:hAnsi="Consolas" w:cs="Consolas"/>
                <w:color w:val="000000" w:themeColor="text1"/>
                <w:sz w:val="18"/>
                <w:szCs w:val="18"/>
              </w:rPr>
              <w:t>)</w:t>
            </w:r>
          </w:p>
        </w:tc>
      </w:tr>
      <w:tr w:rsidR="00E049DE" w:rsidRPr="00E049DE" w14:paraId="46007B0D" w14:textId="3D753175" w:rsidTr="6556B100">
        <w:trPr>
          <w:trHeight w:val="300"/>
          <w:tblCellSpacing w:w="15" w:type="dxa"/>
        </w:trPr>
        <w:tc>
          <w:tcPr>
            <w:tcW w:w="1445" w:type="dxa"/>
            <w:tcBorders>
              <w:top w:val="single" w:sz="6" w:space="0" w:color="E6E6E6"/>
              <w:left w:val="single" w:sz="6" w:space="0" w:color="E6E6E6"/>
              <w:bottom w:val="single" w:sz="6" w:space="0" w:color="E6E6E6"/>
              <w:right w:val="single" w:sz="6" w:space="0" w:color="E6E6E6"/>
            </w:tcBorders>
            <w:vAlign w:val="center"/>
            <w:hideMark/>
          </w:tcPr>
          <w:p w14:paraId="75053BFC" w14:textId="77777777" w:rsidR="00E049DE" w:rsidRPr="00E049DE" w:rsidRDefault="00E049DE" w:rsidP="00E049DE">
            <w:r w:rsidRPr="00E049DE">
              <w:t>Active Trials</w:t>
            </w:r>
          </w:p>
        </w:tc>
        <w:tc>
          <w:tcPr>
            <w:tcW w:w="4317" w:type="dxa"/>
            <w:tcBorders>
              <w:top w:val="single" w:sz="6" w:space="0" w:color="E6E6E6"/>
              <w:left w:val="single" w:sz="6" w:space="0" w:color="E6E6E6"/>
              <w:bottom w:val="single" w:sz="6" w:space="0" w:color="E6E6E6"/>
              <w:right w:val="single" w:sz="6" w:space="0" w:color="E6E6E6"/>
            </w:tcBorders>
            <w:vAlign w:val="center"/>
            <w:hideMark/>
          </w:tcPr>
          <w:p w14:paraId="64DB23FD" w14:textId="77777777" w:rsidR="00E049DE" w:rsidRPr="00E049DE" w:rsidRDefault="00E049DE" w:rsidP="00E049DE">
            <w:r w:rsidRPr="00E049DE">
              <w:t>Customers currently assigned a Trial entitlement</w:t>
            </w:r>
          </w:p>
        </w:tc>
        <w:tc>
          <w:tcPr>
            <w:tcW w:w="4317" w:type="dxa"/>
            <w:tcBorders>
              <w:top w:val="single" w:sz="6" w:space="0" w:color="E6E6E6"/>
              <w:left w:val="single" w:sz="6" w:space="0" w:color="E6E6E6"/>
              <w:bottom w:val="single" w:sz="6" w:space="0" w:color="E6E6E6"/>
              <w:right w:val="single" w:sz="6" w:space="0" w:color="E6E6E6"/>
            </w:tcBorders>
            <w:vAlign w:val="center"/>
          </w:tcPr>
          <w:p w14:paraId="33A50FD5" w14:textId="47E97979" w:rsidR="7D64A329" w:rsidRDefault="7D64A32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Active Trials = </w:t>
            </w:r>
          </w:p>
          <w:p w14:paraId="6BB96E77" w14:textId="03D237AC" w:rsidR="7D64A329" w:rsidRDefault="7D64A329"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37F6E35E" w14:textId="134F317B" w:rsidR="7D64A329" w:rsidRDefault="7D64A32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579E6986" w14:textId="4CEA9F28" w:rsidR="7D64A329" w:rsidRDefault="7D64A32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w:t>
            </w:r>
          </w:p>
          <w:p w14:paraId="6E92269F" w14:textId="5C333AAD" w:rsidR="7D64A329" w:rsidRDefault="7D64A329"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0E7A250B" w14:textId="198001D1" w:rsidR="7D64A329" w:rsidRPr="6556B100" w:rsidRDefault="7D64A329" w:rsidP="6556B100">
            <w:pPr>
              <w:shd w:val="clear" w:color="auto" w:fill="FFFFFF" w:themeFill="background1"/>
              <w:spacing w:after="0" w:line="270" w:lineRule="auto"/>
              <w:rPr>
                <w:rFonts w:ascii="Consolas" w:eastAsia="Consolas" w:hAnsi="Consolas" w:cs="Consolas"/>
                <w:color w:val="000000" w:themeColor="text1"/>
                <w:sz w:val="18"/>
                <w:szCs w:val="18"/>
              </w:rPr>
            </w:pPr>
            <w:r w:rsidRPr="6556B100">
              <w:rPr>
                <w:rFonts w:ascii="Consolas" w:eastAsia="Consolas" w:hAnsi="Consolas" w:cs="Consolas"/>
                <w:color w:val="000000" w:themeColor="text1"/>
                <w:sz w:val="18"/>
                <w:szCs w:val="18"/>
              </w:rPr>
              <w:t>)</w:t>
            </w:r>
          </w:p>
        </w:tc>
      </w:tr>
      <w:tr w:rsidR="0004346B" w:rsidRPr="00E049DE" w14:paraId="0DBB2FBB" w14:textId="2FDA483D" w:rsidTr="6556B100">
        <w:trPr>
          <w:trHeight w:val="300"/>
          <w:tblCellSpacing w:w="15" w:type="dxa"/>
        </w:trPr>
        <w:tc>
          <w:tcPr>
            <w:tcW w:w="1445" w:type="dxa"/>
            <w:tcBorders>
              <w:top w:val="single" w:sz="6" w:space="0" w:color="E6E6E6"/>
              <w:left w:val="single" w:sz="6" w:space="0" w:color="E6E6E6"/>
              <w:bottom w:val="single" w:sz="6" w:space="0" w:color="E6E6E6"/>
              <w:right w:val="single" w:sz="6" w:space="0" w:color="E6E6E6"/>
            </w:tcBorders>
            <w:vAlign w:val="center"/>
          </w:tcPr>
          <w:p w14:paraId="6846FAAE" w14:textId="08EE6D09" w:rsidR="0004346B" w:rsidRPr="00E049DE" w:rsidRDefault="3AD491BF" w:rsidP="00E049DE">
            <w:r>
              <w:t>All</w:t>
            </w:r>
            <w:r w:rsidR="00F45050">
              <w:t xml:space="preserve"> Licenses</w:t>
            </w:r>
          </w:p>
        </w:tc>
        <w:tc>
          <w:tcPr>
            <w:tcW w:w="4317" w:type="dxa"/>
            <w:tcBorders>
              <w:top w:val="single" w:sz="6" w:space="0" w:color="E6E6E6"/>
              <w:left w:val="single" w:sz="6" w:space="0" w:color="E6E6E6"/>
              <w:bottom w:val="single" w:sz="6" w:space="0" w:color="E6E6E6"/>
              <w:right w:val="single" w:sz="6" w:space="0" w:color="E6E6E6"/>
            </w:tcBorders>
            <w:vAlign w:val="center"/>
          </w:tcPr>
          <w:p w14:paraId="060BCCC4" w14:textId="1CC8248E" w:rsidR="0004346B" w:rsidRPr="00E049DE" w:rsidRDefault="00F45050" w:rsidP="00E049DE">
            <w:r>
              <w:t>All licenses that have ever been purchased, including active ones</w:t>
            </w:r>
          </w:p>
        </w:tc>
        <w:tc>
          <w:tcPr>
            <w:tcW w:w="4317" w:type="dxa"/>
            <w:tcBorders>
              <w:top w:val="single" w:sz="6" w:space="0" w:color="E6E6E6"/>
              <w:left w:val="single" w:sz="6" w:space="0" w:color="E6E6E6"/>
              <w:bottom w:val="single" w:sz="6" w:space="0" w:color="E6E6E6"/>
              <w:right w:val="single" w:sz="6" w:space="0" w:color="E6E6E6"/>
            </w:tcBorders>
            <w:vAlign w:val="center"/>
          </w:tcPr>
          <w:p w14:paraId="52B8E889" w14:textId="62E79E6E" w:rsidR="44C56278" w:rsidRDefault="44C5627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PastLicenses = </w:t>
            </w:r>
          </w:p>
          <w:p w14:paraId="734DBD88" w14:textId="6434052B" w:rsidR="44C56278" w:rsidRDefault="44C56278"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7F99249B" w14:textId="135DDAA0" w:rsidR="44C56278" w:rsidRDefault="44C5627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151CB757" w14:textId="24A42277" w:rsidR="44C56278" w:rsidRDefault="44C5627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00FF"/>
                <w:sz w:val="18"/>
                <w:szCs w:val="18"/>
              </w:rPr>
              <w:t>IN</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"License"</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A31515"/>
                <w:sz w:val="18"/>
                <w:szCs w:val="18"/>
              </w:rPr>
              <w:t>"Expired"</w:t>
            </w:r>
            <w:r w:rsidRPr="6556B100">
              <w:rPr>
                <w:rFonts w:ascii="Consolas" w:eastAsia="Consolas" w:hAnsi="Consolas" w:cs="Consolas"/>
                <w:color w:val="000000" w:themeColor="text1"/>
                <w:sz w:val="18"/>
                <w:szCs w:val="18"/>
              </w:rPr>
              <w:t>}</w:t>
            </w:r>
          </w:p>
          <w:p w14:paraId="41443862" w14:textId="50C313F4" w:rsidR="44C56278" w:rsidRPr="6556B100" w:rsidRDefault="44C56278" w:rsidP="6556B100">
            <w:pPr>
              <w:shd w:val="clear" w:color="auto" w:fill="FFFFFF" w:themeFill="background1"/>
              <w:spacing w:after="0" w:line="270" w:lineRule="auto"/>
              <w:rPr>
                <w:rFonts w:ascii="Consolas" w:eastAsia="Consolas" w:hAnsi="Consolas" w:cs="Consolas"/>
                <w:color w:val="000000" w:themeColor="text1"/>
                <w:sz w:val="18"/>
                <w:szCs w:val="18"/>
              </w:rPr>
            </w:pPr>
            <w:r w:rsidRPr="6556B100">
              <w:rPr>
                <w:rFonts w:ascii="Consolas" w:eastAsia="Consolas" w:hAnsi="Consolas" w:cs="Consolas"/>
                <w:color w:val="000000" w:themeColor="text1"/>
                <w:sz w:val="18"/>
                <w:szCs w:val="18"/>
              </w:rPr>
              <w:t>)</w:t>
            </w:r>
          </w:p>
        </w:tc>
      </w:tr>
      <w:tr w:rsidR="00E049DE" w:rsidRPr="00E049DE" w14:paraId="4D86E229" w14:textId="14F499AA" w:rsidTr="6556B100">
        <w:trPr>
          <w:trHeight w:val="300"/>
          <w:tblCellSpacing w:w="15" w:type="dxa"/>
        </w:trPr>
        <w:tc>
          <w:tcPr>
            <w:tcW w:w="1445" w:type="dxa"/>
            <w:tcBorders>
              <w:top w:val="single" w:sz="6" w:space="0" w:color="E6E6E6"/>
              <w:left w:val="single" w:sz="6" w:space="0" w:color="E6E6E6"/>
              <w:bottom w:val="single" w:sz="6" w:space="0" w:color="E6E6E6"/>
              <w:right w:val="single" w:sz="6" w:space="0" w:color="E6E6E6"/>
            </w:tcBorders>
            <w:vAlign w:val="center"/>
            <w:hideMark/>
          </w:tcPr>
          <w:p w14:paraId="1B7D68E8" w14:textId="384FE032" w:rsidR="00E049DE" w:rsidRPr="00E049DE" w:rsidRDefault="0004346B" w:rsidP="00E049DE">
            <w:r>
              <w:t xml:space="preserve">Active </w:t>
            </w:r>
            <w:r w:rsidR="00E049DE" w:rsidRPr="00E049DE">
              <w:t>License</w:t>
            </w:r>
            <w:r>
              <w:t>s</w:t>
            </w:r>
          </w:p>
        </w:tc>
        <w:tc>
          <w:tcPr>
            <w:tcW w:w="4317" w:type="dxa"/>
            <w:tcBorders>
              <w:top w:val="single" w:sz="6" w:space="0" w:color="E6E6E6"/>
              <w:left w:val="single" w:sz="6" w:space="0" w:color="E6E6E6"/>
              <w:bottom w:val="single" w:sz="6" w:space="0" w:color="E6E6E6"/>
              <w:right w:val="single" w:sz="6" w:space="0" w:color="E6E6E6"/>
            </w:tcBorders>
            <w:vAlign w:val="center"/>
            <w:hideMark/>
          </w:tcPr>
          <w:p w14:paraId="352E5530" w14:textId="77777777" w:rsidR="00E049DE" w:rsidRPr="00E049DE" w:rsidRDefault="00E049DE" w:rsidP="00E049DE">
            <w:r w:rsidRPr="00E049DE">
              <w:t>Customers with an active license</w:t>
            </w:r>
          </w:p>
        </w:tc>
        <w:tc>
          <w:tcPr>
            <w:tcW w:w="4317" w:type="dxa"/>
            <w:tcBorders>
              <w:top w:val="single" w:sz="6" w:space="0" w:color="E6E6E6"/>
              <w:left w:val="single" w:sz="6" w:space="0" w:color="E6E6E6"/>
              <w:bottom w:val="single" w:sz="6" w:space="0" w:color="E6E6E6"/>
              <w:right w:val="single" w:sz="6" w:space="0" w:color="E6E6E6"/>
            </w:tcBorders>
            <w:vAlign w:val="center"/>
          </w:tcPr>
          <w:p w14:paraId="06A94D34" w14:textId="20B6110B" w:rsidR="5FCB943A" w:rsidRDefault="5FCB943A"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Licensed Customers = </w:t>
            </w:r>
          </w:p>
          <w:p w14:paraId="7E97ECD1" w14:textId="3D6D4931" w:rsidR="5FCB943A" w:rsidRDefault="5FCB943A"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3E1A5A02" w14:textId="03B738FA" w:rsidR="5FCB943A" w:rsidRDefault="5FCB943A"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00BA03F5" w14:textId="086AA006" w:rsidR="5FCB943A" w:rsidRDefault="5FCB943A"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"License"</w:t>
            </w:r>
          </w:p>
          <w:p w14:paraId="2A8D5580" w14:textId="1E1BAF8D" w:rsidR="5FCB943A" w:rsidRPr="6556B100" w:rsidRDefault="5FCB943A" w:rsidP="6556B100">
            <w:pPr>
              <w:shd w:val="clear" w:color="auto" w:fill="FFFFFF" w:themeFill="background1"/>
              <w:spacing w:after="0" w:line="270" w:lineRule="auto"/>
              <w:rPr>
                <w:rFonts w:ascii="Consolas" w:eastAsia="Consolas" w:hAnsi="Consolas" w:cs="Consolas"/>
                <w:color w:val="000000" w:themeColor="text1"/>
                <w:sz w:val="18"/>
                <w:szCs w:val="18"/>
              </w:rPr>
            </w:pPr>
            <w:r w:rsidRPr="6556B100">
              <w:rPr>
                <w:rFonts w:ascii="Consolas" w:eastAsia="Consolas" w:hAnsi="Consolas" w:cs="Consolas"/>
                <w:color w:val="000000" w:themeColor="text1"/>
                <w:sz w:val="18"/>
                <w:szCs w:val="18"/>
              </w:rPr>
              <w:t>)</w:t>
            </w:r>
          </w:p>
        </w:tc>
      </w:tr>
      <w:tr w:rsidR="00E049DE" w:rsidRPr="00E049DE" w14:paraId="17AE059E" w14:textId="4817E875" w:rsidTr="6556B100">
        <w:trPr>
          <w:trHeight w:val="300"/>
          <w:tblCellSpacing w:w="15" w:type="dxa"/>
        </w:trPr>
        <w:tc>
          <w:tcPr>
            <w:tcW w:w="1445" w:type="dxa"/>
            <w:tcBorders>
              <w:top w:val="single" w:sz="6" w:space="0" w:color="E6E6E6"/>
              <w:left w:val="single" w:sz="6" w:space="0" w:color="E6E6E6"/>
              <w:bottom w:val="single" w:sz="6" w:space="0" w:color="E6E6E6"/>
              <w:right w:val="single" w:sz="6" w:space="0" w:color="E6E6E6"/>
            </w:tcBorders>
            <w:vAlign w:val="center"/>
            <w:hideMark/>
          </w:tcPr>
          <w:p w14:paraId="4A9F22EC" w14:textId="77777777" w:rsidR="00E049DE" w:rsidRPr="00E049DE" w:rsidRDefault="00E049DE" w:rsidP="00E049DE">
            <w:r w:rsidRPr="00E049DE">
              <w:t>Renewed Customers</w:t>
            </w:r>
          </w:p>
        </w:tc>
        <w:tc>
          <w:tcPr>
            <w:tcW w:w="4317" w:type="dxa"/>
            <w:tcBorders>
              <w:top w:val="single" w:sz="6" w:space="0" w:color="E6E6E6"/>
              <w:left w:val="single" w:sz="6" w:space="0" w:color="E6E6E6"/>
              <w:bottom w:val="single" w:sz="6" w:space="0" w:color="E6E6E6"/>
              <w:right w:val="single" w:sz="6" w:space="0" w:color="E6E6E6"/>
            </w:tcBorders>
            <w:vAlign w:val="center"/>
            <w:hideMark/>
          </w:tcPr>
          <w:p w14:paraId="560BA461" w14:textId="77777777" w:rsidR="00E049DE" w:rsidRPr="00E049DE" w:rsidRDefault="00E049DE" w:rsidP="00E049DE">
            <w:r w:rsidRPr="00E049DE">
              <w:t>Licensed customers marked as renewed</w:t>
            </w:r>
          </w:p>
        </w:tc>
        <w:tc>
          <w:tcPr>
            <w:tcW w:w="4317" w:type="dxa"/>
            <w:tcBorders>
              <w:top w:val="single" w:sz="6" w:space="0" w:color="E6E6E6"/>
              <w:left w:val="single" w:sz="6" w:space="0" w:color="E6E6E6"/>
              <w:bottom w:val="single" w:sz="6" w:space="0" w:color="E6E6E6"/>
              <w:right w:val="single" w:sz="6" w:space="0" w:color="E6E6E6"/>
            </w:tcBorders>
            <w:vAlign w:val="center"/>
          </w:tcPr>
          <w:p w14:paraId="01AE35AF" w14:textId="064561BB" w:rsidR="23B728B6" w:rsidRDefault="23B728B6"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Renewed Customers = </w:t>
            </w:r>
          </w:p>
          <w:p w14:paraId="280AC883" w14:textId="7C50189C" w:rsidR="23B728B6" w:rsidRDefault="23B728B6"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38D66A24" w14:textId="53534728" w:rsidR="23B728B6" w:rsidRDefault="23B728B6"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2D243BE0" w14:textId="438CF169" w:rsidR="23B728B6" w:rsidRDefault="23B728B6"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vr_entitlement[Renewed?]</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"Yes"</w:t>
            </w:r>
          </w:p>
          <w:p w14:paraId="53A1B519" w14:textId="741E759B" w:rsidR="23B728B6" w:rsidRPr="6556B100" w:rsidRDefault="23B728B6" w:rsidP="6556B100">
            <w:pPr>
              <w:shd w:val="clear" w:color="auto" w:fill="FFFFFF" w:themeFill="background1"/>
              <w:spacing w:after="0" w:line="270" w:lineRule="auto"/>
              <w:rPr>
                <w:rFonts w:ascii="Consolas" w:eastAsia="Consolas" w:hAnsi="Consolas" w:cs="Consolas"/>
                <w:color w:val="000000" w:themeColor="text1"/>
                <w:sz w:val="18"/>
                <w:szCs w:val="18"/>
              </w:rPr>
            </w:pPr>
            <w:r w:rsidRPr="6556B100">
              <w:rPr>
                <w:rFonts w:ascii="Consolas" w:eastAsia="Consolas" w:hAnsi="Consolas" w:cs="Consolas"/>
                <w:color w:val="000000" w:themeColor="text1"/>
                <w:sz w:val="18"/>
                <w:szCs w:val="18"/>
              </w:rPr>
              <w:t>)</w:t>
            </w:r>
          </w:p>
        </w:tc>
      </w:tr>
    </w:tbl>
    <w:p w14:paraId="4AEB7654" w14:textId="655D6948" w:rsidR="00E049DE" w:rsidRPr="00E049DE" w:rsidRDefault="00E049DE" w:rsidP="00E049DE"/>
    <w:p w14:paraId="67AE0729" w14:textId="7D508EB0" w:rsidR="00E049DE" w:rsidRPr="002B7197" w:rsidRDefault="00E049DE" w:rsidP="00E049DE">
      <w:r w:rsidRPr="00E049DE">
        <w:rPr>
          <w:b/>
          <w:bCs/>
        </w:rPr>
        <w:t>Lead to Trial Ratio</w:t>
      </w:r>
      <w:r w:rsidR="002B7197">
        <w:rPr>
          <w:b/>
          <w:bCs/>
        </w:rPr>
        <w:t xml:space="preserve"> </w:t>
      </w:r>
      <w:r w:rsidR="5446E234">
        <w:t xml:space="preserve">(Measure) </w:t>
      </w:r>
      <w:r w:rsidR="002B7197">
        <w:t>m</w:t>
      </w:r>
      <w:r w:rsidRPr="00E049DE">
        <w:t>easures the percentage of leads that begin using the product.</w:t>
      </w:r>
      <w:r w:rsidR="002B7197">
        <w:t xml:space="preserve"> </w:t>
      </w:r>
      <w:r w:rsidR="002B7197" w:rsidRPr="00E049DE">
        <w:t>Indicates the effectiveness of onboarding, installation guidance, and trial activation efforts.</w:t>
      </w:r>
    </w:p>
    <w:p w14:paraId="06C612F1" w14:textId="3B4037F8" w:rsidR="00E049DE" w:rsidRPr="00E049DE" w:rsidRDefault="23CB9704" w:rsidP="00E049DE">
      <w:r w:rsidRPr="6556B100">
        <w:rPr>
          <w:b/>
          <w:bCs/>
        </w:rPr>
        <w:t>DAX:</w:t>
      </w:r>
    </w:p>
    <w:p w14:paraId="18746D66" w14:textId="6B2872BB" w:rsidR="00E049DE" w:rsidRPr="00E049DE" w:rsidRDefault="23CB970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Lead to Trial Ratio = </w:t>
      </w:r>
    </w:p>
    <w:p w14:paraId="053E242F" w14:textId="09EB5778" w:rsidR="00E049DE" w:rsidRPr="00E049DE" w:rsidRDefault="23CB9704" w:rsidP="6556B100">
      <w:pPr>
        <w:shd w:val="clear" w:color="auto" w:fill="FFFFFF" w:themeFill="background1"/>
        <w:spacing w:after="0" w:line="270" w:lineRule="auto"/>
      </w:pPr>
      <w:r w:rsidRPr="6556B100">
        <w:rPr>
          <w:rFonts w:ascii="Consolas" w:eastAsia="Consolas" w:hAnsi="Consolas" w:cs="Consolas"/>
          <w:color w:val="3165BB"/>
          <w:sz w:val="18"/>
          <w:szCs w:val="18"/>
        </w:rPr>
        <w:t>DIVIDE</w:t>
      </w:r>
      <w:r w:rsidRPr="6556B100">
        <w:rPr>
          <w:rFonts w:ascii="Consolas" w:eastAsia="Consolas" w:hAnsi="Consolas" w:cs="Consolas"/>
          <w:color w:val="000000" w:themeColor="text1"/>
          <w:sz w:val="18"/>
          <w:szCs w:val="18"/>
        </w:rPr>
        <w:t>(</w:t>
      </w:r>
    </w:p>
    <w:p w14:paraId="2EA18159" w14:textId="0E21AEC7" w:rsidR="00E049DE" w:rsidRPr="00E049DE" w:rsidRDefault="23CB970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[Trial Starts]</w:t>
      </w:r>
      <w:r w:rsidRPr="6556B100">
        <w:rPr>
          <w:rFonts w:ascii="Consolas" w:eastAsia="Consolas" w:hAnsi="Consolas" w:cs="Consolas"/>
          <w:color w:val="000000" w:themeColor="text1"/>
          <w:sz w:val="18"/>
          <w:szCs w:val="18"/>
        </w:rPr>
        <w:t>,</w:t>
      </w:r>
    </w:p>
    <w:p w14:paraId="1ABEFEDD" w14:textId="1F18BC10" w:rsidR="00E049DE" w:rsidRPr="00E049DE" w:rsidRDefault="23CB970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[Users]</w:t>
      </w:r>
    </w:p>
    <w:p w14:paraId="53AFDD86" w14:textId="66806CD8" w:rsidR="00E049DE" w:rsidRPr="00E049DE" w:rsidRDefault="23CB970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1FF5BC2A" w14:textId="1C15914F" w:rsidR="00E049DE" w:rsidRPr="00E049DE" w:rsidRDefault="00E049DE" w:rsidP="00E049DE">
      <w:pPr>
        <w:rPr>
          <w:b/>
        </w:rPr>
      </w:pPr>
    </w:p>
    <w:p w14:paraId="76739B6B" w14:textId="7273130E" w:rsidR="00E049DE" w:rsidRPr="003845DE" w:rsidRDefault="00E049DE" w:rsidP="00E049DE">
      <w:r w:rsidRPr="00E049DE">
        <w:rPr>
          <w:b/>
          <w:bCs/>
        </w:rPr>
        <w:t>Trial to License Ratio</w:t>
      </w:r>
      <w:r w:rsidR="003845DE">
        <w:t xml:space="preserve"> </w:t>
      </w:r>
      <w:r w:rsidR="65CC5620">
        <w:t xml:space="preserve">(Measure) </w:t>
      </w:r>
      <w:r w:rsidR="003845DE">
        <w:t xml:space="preserve">is </w:t>
      </w:r>
      <w:r w:rsidRPr="00E049DE">
        <w:t>the percentage of trial users that convert to paying customers.</w:t>
      </w:r>
      <w:r w:rsidR="003845DE">
        <w:t xml:space="preserve"> </w:t>
      </w:r>
      <w:r w:rsidR="003845DE" w:rsidRPr="00E049DE">
        <w:t>Evaluates product-market fit and sales conversion effectiveness.</w:t>
      </w:r>
    </w:p>
    <w:p w14:paraId="297F2B96" w14:textId="38838173" w:rsidR="00E049DE" w:rsidRPr="00E049DE" w:rsidRDefault="6ED99818" w:rsidP="00E049DE">
      <w:r w:rsidRPr="6556B100">
        <w:rPr>
          <w:b/>
          <w:bCs/>
        </w:rPr>
        <w:t xml:space="preserve">DAX: </w:t>
      </w:r>
    </w:p>
    <w:p w14:paraId="785032A6" w14:textId="6F1F6B99" w:rsidR="00E049DE" w:rsidRPr="00E049DE" w:rsidRDefault="79FCC7A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 to License Ratio = </w:t>
      </w:r>
    </w:p>
    <w:p w14:paraId="57F10F96" w14:textId="37CA772F" w:rsidR="00E049DE" w:rsidRPr="00E049DE" w:rsidRDefault="79FCC7A8" w:rsidP="6556B100">
      <w:pPr>
        <w:shd w:val="clear" w:color="auto" w:fill="FFFFFF" w:themeFill="background1"/>
        <w:spacing w:after="0" w:line="270" w:lineRule="auto"/>
      </w:pPr>
      <w:r w:rsidRPr="6556B100">
        <w:rPr>
          <w:rFonts w:ascii="Consolas" w:eastAsia="Consolas" w:hAnsi="Consolas" w:cs="Consolas"/>
          <w:color w:val="3165BB"/>
          <w:sz w:val="18"/>
          <w:szCs w:val="18"/>
        </w:rPr>
        <w:t>DIVIDE</w:t>
      </w:r>
      <w:r w:rsidRPr="6556B100">
        <w:rPr>
          <w:rFonts w:ascii="Consolas" w:eastAsia="Consolas" w:hAnsi="Consolas" w:cs="Consolas"/>
          <w:color w:val="000000" w:themeColor="text1"/>
          <w:sz w:val="18"/>
          <w:szCs w:val="18"/>
        </w:rPr>
        <w:t>(</w:t>
      </w:r>
    </w:p>
    <w:p w14:paraId="6AE7467B" w14:textId="7CC40611" w:rsidR="00E049DE" w:rsidRPr="00E049DE" w:rsidRDefault="79FCC7A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[Licensed Customers]</w:t>
      </w:r>
      <w:r w:rsidRPr="6556B100">
        <w:rPr>
          <w:rFonts w:ascii="Consolas" w:eastAsia="Consolas" w:hAnsi="Consolas" w:cs="Consolas"/>
          <w:color w:val="000000" w:themeColor="text1"/>
          <w:sz w:val="18"/>
          <w:szCs w:val="18"/>
        </w:rPr>
        <w:t>,</w:t>
      </w:r>
    </w:p>
    <w:p w14:paraId="4EB4709B" w14:textId="59EB3B4E" w:rsidR="00E049DE" w:rsidRPr="00E049DE" w:rsidRDefault="79FCC7A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[Trial Starts]</w:t>
      </w:r>
    </w:p>
    <w:p w14:paraId="620AA6D6" w14:textId="13812472" w:rsidR="00E049DE" w:rsidRPr="00E049DE" w:rsidRDefault="79FCC7A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75E8645A" w14:textId="466B390F" w:rsidR="00E049DE" w:rsidRPr="00E049DE" w:rsidRDefault="00E049DE" w:rsidP="6556B100">
      <w:pPr>
        <w:shd w:val="clear" w:color="auto" w:fill="FFFFFF" w:themeFill="background1"/>
        <w:spacing w:after="0" w:line="270" w:lineRule="auto"/>
        <w:rPr>
          <w:rFonts w:ascii="Consolas" w:eastAsia="Consolas" w:hAnsi="Consolas" w:cs="Consolas"/>
          <w:color w:val="000000" w:themeColor="text1"/>
          <w:sz w:val="18"/>
          <w:szCs w:val="18"/>
        </w:rPr>
      </w:pPr>
    </w:p>
    <w:p w14:paraId="6AFD3CAC" w14:textId="33087202" w:rsidR="00E049DE" w:rsidRPr="00E049DE" w:rsidRDefault="00E049DE" w:rsidP="6556B100">
      <w:pPr>
        <w:shd w:val="clear" w:color="auto" w:fill="FFFFFF" w:themeFill="background1"/>
        <w:spacing w:after="0" w:line="270" w:lineRule="auto"/>
        <w:rPr>
          <w:rFonts w:ascii="Consolas" w:eastAsia="Consolas" w:hAnsi="Consolas" w:cs="Consolas"/>
          <w:color w:val="000000" w:themeColor="text1"/>
          <w:sz w:val="18"/>
          <w:szCs w:val="18"/>
        </w:rPr>
      </w:pPr>
    </w:p>
    <w:p w14:paraId="243301FE" w14:textId="5C055349" w:rsidR="00E049DE" w:rsidRPr="003845DE" w:rsidRDefault="00E049DE" w:rsidP="00E049DE">
      <w:pPr>
        <w:rPr>
          <w:b/>
          <w:bCs/>
        </w:rPr>
      </w:pPr>
      <w:r w:rsidRPr="00E049DE">
        <w:rPr>
          <w:b/>
          <w:bCs/>
        </w:rPr>
        <w:t>Retention Rate</w:t>
      </w:r>
      <w:r w:rsidR="003845DE">
        <w:t xml:space="preserve"> </w:t>
      </w:r>
      <w:r w:rsidR="36132E2D">
        <w:t xml:space="preserve">(Measure) </w:t>
      </w:r>
      <w:r w:rsidR="003845DE">
        <w:t>m</w:t>
      </w:r>
      <w:r w:rsidRPr="00E049DE">
        <w:t>easures customer retention after initial purchase.</w:t>
      </w:r>
      <w:r w:rsidR="003845DE">
        <w:t xml:space="preserve"> </w:t>
      </w:r>
      <w:r w:rsidR="003845DE" w:rsidRPr="00E049DE">
        <w:t>Evaluates long-term customer satisfaction and revenue sustainability</w:t>
      </w:r>
      <w:r w:rsidR="003845DE">
        <w:t>.</w:t>
      </w:r>
    </w:p>
    <w:p w14:paraId="58BCB2C4" w14:textId="465BBE5C" w:rsidR="00E049DE" w:rsidRPr="003845DE" w:rsidRDefault="00E049DE" w:rsidP="00E049DE">
      <w:pPr>
        <w:rPr>
          <w:b/>
          <w:bCs/>
        </w:rPr>
      </w:pPr>
      <w:r w:rsidRPr="00E049DE">
        <w:rPr>
          <w:b/>
          <w:bCs/>
        </w:rPr>
        <w:t>Calculation</w:t>
      </w:r>
      <w:r w:rsidR="003845DE">
        <w:rPr>
          <w:b/>
          <w:bCs/>
        </w:rPr>
        <w:t xml:space="preserve">: </w:t>
      </w:r>
      <w:r w:rsidRPr="00E049DE">
        <w:t>Renewed Customers / Licensed Customers</w:t>
      </w:r>
    </w:p>
    <w:p w14:paraId="0D85D49D" w14:textId="38FF30E4" w:rsidR="00E049DE" w:rsidRPr="00E049DE" w:rsidRDefault="5681FA0D" w:rsidP="00E049DE">
      <w:r w:rsidRPr="6556B100">
        <w:rPr>
          <w:b/>
          <w:bCs/>
        </w:rPr>
        <w:t xml:space="preserve">DAX: </w:t>
      </w:r>
    </w:p>
    <w:p w14:paraId="7EA81AC9" w14:textId="0A04182D"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Retention Rate = </w:t>
      </w:r>
    </w:p>
    <w:p w14:paraId="76C37503" w14:textId="67E28358" w:rsidR="5681FA0D" w:rsidRDefault="5681FA0D" w:rsidP="6556B100">
      <w:pPr>
        <w:shd w:val="clear" w:color="auto" w:fill="FFFFFF" w:themeFill="background1"/>
        <w:spacing w:after="0" w:line="270" w:lineRule="auto"/>
      </w:pPr>
      <w:r w:rsidRPr="6556B100">
        <w:rPr>
          <w:rFonts w:ascii="Consolas" w:eastAsia="Consolas" w:hAnsi="Consolas" w:cs="Consolas"/>
          <w:color w:val="3165BB"/>
          <w:sz w:val="18"/>
          <w:szCs w:val="18"/>
        </w:rPr>
        <w:t>DIVIDE</w:t>
      </w:r>
      <w:r w:rsidRPr="6556B100">
        <w:rPr>
          <w:rFonts w:ascii="Consolas" w:eastAsia="Consolas" w:hAnsi="Consolas" w:cs="Consolas"/>
          <w:color w:val="000000" w:themeColor="text1"/>
          <w:sz w:val="18"/>
          <w:szCs w:val="18"/>
        </w:rPr>
        <w:t>(</w:t>
      </w:r>
    </w:p>
    <w:p w14:paraId="730F7D6F" w14:textId="72D2ED6C"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3605133F" w14:textId="336633C4"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[Licensed Customers]</w:t>
      </w:r>
      <w:r w:rsidRPr="6556B100">
        <w:rPr>
          <w:rFonts w:ascii="Consolas" w:eastAsia="Consolas" w:hAnsi="Consolas" w:cs="Consolas"/>
          <w:color w:val="000000" w:themeColor="text1"/>
          <w:sz w:val="18"/>
          <w:szCs w:val="18"/>
        </w:rPr>
        <w:t>,</w:t>
      </w:r>
    </w:p>
    <w:p w14:paraId="618FE4C3" w14:textId="6B3936E1"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vr_entitlement[Renewed?]</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"Yes"</w:t>
      </w:r>
    </w:p>
    <w:p w14:paraId="7228394D" w14:textId="759C2BE7"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p>
    <w:p w14:paraId="19406103" w14:textId="7B966E48"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[Licensed Customers]</w:t>
      </w:r>
      <w:r w:rsidRPr="6556B100">
        <w:rPr>
          <w:rFonts w:ascii="Consolas" w:eastAsia="Consolas" w:hAnsi="Consolas" w:cs="Consolas"/>
          <w:color w:val="000000" w:themeColor="text1"/>
          <w:sz w:val="18"/>
          <w:szCs w:val="18"/>
        </w:rPr>
        <w:t>,</w:t>
      </w:r>
    </w:p>
    <w:p w14:paraId="073D04B2" w14:textId="5F70600B"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0</w:t>
      </w:r>
    </w:p>
    <w:p w14:paraId="3DBEA671" w14:textId="4A80BF53" w:rsidR="5681FA0D" w:rsidRDefault="5681FA0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5AE6005A" w14:textId="24D89681" w:rsidR="00E049DE" w:rsidRPr="00E049DE" w:rsidRDefault="00E049DE" w:rsidP="00E049DE"/>
    <w:p w14:paraId="50A6C13E" w14:textId="2A1778CF" w:rsidR="6C4308F0" w:rsidRDefault="6C4308F0">
      <w:r w:rsidRPr="6556B100">
        <w:rPr>
          <w:b/>
          <w:bCs/>
        </w:rPr>
        <w:t>Unsubscribed Contacts</w:t>
      </w:r>
    </w:p>
    <w:p w14:paraId="56ABCA87" w14:textId="618138D4" w:rsidR="6C4308F0" w:rsidRDefault="6C4308F0">
      <w:r>
        <w:t>Columns:</w:t>
      </w:r>
    </w:p>
    <w:p w14:paraId="5966861E" w14:textId="2271F474" w:rsidR="6C4308F0" w:rsidRDefault="6C4308F0" w:rsidP="6556B100">
      <w:r>
        <w:t>Customer (vr_contact)</w:t>
      </w:r>
    </w:p>
    <w:p w14:paraId="33F3EFEE" w14:textId="6232D4DA" w:rsidR="6C4308F0" w:rsidRDefault="6C4308F0" w:rsidP="6556B100">
      <w:r>
        <w:t>Unsubscribed (vr_contact)</w:t>
      </w:r>
    </w:p>
    <w:p w14:paraId="7B5ACFA2" w14:textId="1EFC6293" w:rsidR="6C4308F0" w:rsidRDefault="6C4308F0" w:rsidP="6556B100">
      <w:r>
        <w:t>Unsubscribe Date (vr_contact)</w:t>
      </w:r>
    </w:p>
    <w:p w14:paraId="76C90F89" w14:textId="7CFE1A8A" w:rsidR="6C4308F0" w:rsidRDefault="6C4308F0" w:rsidP="6556B100">
      <w:r>
        <w:t>Email (vr_contact)</w:t>
      </w:r>
    </w:p>
    <w:p w14:paraId="54AD0385" w14:textId="2825C9E3" w:rsidR="6C4308F0" w:rsidRDefault="6C4308F0">
      <w:r>
        <w:t>Primary (vr_contact)</w:t>
      </w:r>
    </w:p>
    <w:p w14:paraId="041C2DC8" w14:textId="059DB507" w:rsidR="6556B100" w:rsidRDefault="6556B100" w:rsidP="6556B100">
      <w:pPr>
        <w:rPr>
          <w:b/>
          <w:bCs/>
        </w:rPr>
      </w:pPr>
    </w:p>
    <w:p w14:paraId="0CDDEB79" w14:textId="61292456" w:rsidR="00E049DE" w:rsidRPr="003845DE" w:rsidRDefault="00E049DE" w:rsidP="003845DE">
      <w:pPr>
        <w:pStyle w:val="Heading2"/>
        <w:spacing w:after="240"/>
      </w:pPr>
      <w:bookmarkStart w:id="40" w:name="_Toc238034726"/>
      <w:r>
        <w:t>Licensed Customer Engagement</w:t>
      </w:r>
      <w:bookmarkEnd w:id="40"/>
    </w:p>
    <w:p w14:paraId="59C70A5B" w14:textId="5DF766C2" w:rsidR="00A252A8" w:rsidRDefault="00E049DE" w:rsidP="00E049DE">
      <w:r w:rsidRPr="00E049DE">
        <w:t xml:space="preserve">The Licensed Customer Engagement page identifies licensed customers that may require attention due to inactivity, upcoming renewals, or elevated churn risk. </w:t>
      </w:r>
    </w:p>
    <w:p w14:paraId="318E35C0" w14:textId="77777777" w:rsidR="00A252A8" w:rsidRPr="0066156C" w:rsidRDefault="00A252A8" w:rsidP="6556B100">
      <w:pPr>
        <w:spacing w:after="0"/>
      </w:pPr>
    </w:p>
    <w:p w14:paraId="6C3CED0C" w14:textId="452C1357" w:rsidR="00E049DE" w:rsidRDefault="00E049DE" w:rsidP="333A3DF6">
      <w:r w:rsidRPr="333A3DF6">
        <w:rPr>
          <w:b/>
          <w:bCs/>
        </w:rPr>
        <w:t>High Risk Customers</w:t>
      </w:r>
      <w:r w:rsidR="422CF858" w:rsidRPr="333A3DF6">
        <w:rPr>
          <w:b/>
          <w:bCs/>
        </w:rPr>
        <w:t xml:space="preserve"> </w:t>
      </w:r>
      <w:r w:rsidR="445A1360">
        <w:t xml:space="preserve">(Measure) </w:t>
      </w:r>
      <w:r w:rsidR="422CF858">
        <w:t>i</w:t>
      </w:r>
      <w:r>
        <w:t>dentifies licensed customers at elevated renewal risk.</w:t>
      </w:r>
      <w:r w:rsidR="5C864966" w:rsidRPr="333A3DF6">
        <w:rPr>
          <w:b/>
          <w:bCs/>
        </w:rPr>
        <w:t xml:space="preserve"> </w:t>
      </w:r>
      <w:r w:rsidR="5C864966">
        <w:t>They have been i</w:t>
      </w:r>
      <w:r>
        <w:t xml:space="preserve">nactive </w:t>
      </w:r>
      <w:r w:rsidR="5C864966">
        <w:t>for 6</w:t>
      </w:r>
      <w:r>
        <w:t xml:space="preserve">0+ </w:t>
      </w:r>
      <w:r w:rsidR="5C864966">
        <w:t>d</w:t>
      </w:r>
      <w:r>
        <w:t>ays</w:t>
      </w:r>
      <w:r w:rsidR="5C864966">
        <w:t xml:space="preserve"> and have licenses less than 30 days from</w:t>
      </w:r>
      <w:r>
        <w:t xml:space="preserve"> expiration</w:t>
      </w:r>
      <w:r w:rsidR="5C864966">
        <w:t xml:space="preserve">. </w:t>
      </w:r>
    </w:p>
    <w:p w14:paraId="55BBB53B" w14:textId="1EBA8C95" w:rsidR="1AE5A51D" w:rsidRDefault="1AE5A51D">
      <w:r w:rsidRPr="6556B100">
        <w:rPr>
          <w:b/>
          <w:bCs/>
        </w:rPr>
        <w:t>DAX:</w:t>
      </w:r>
    </w:p>
    <w:p w14:paraId="38AF8E5F" w14:textId="2D62F1AF" w:rsidR="1AE5A51D" w:rsidRDefault="1AE5A51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High Risk Customers = </w:t>
      </w:r>
    </w:p>
    <w:p w14:paraId="0320AF10" w14:textId="0EB14806" w:rsidR="1AE5A51D" w:rsidRDefault="1AE5A51D"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71065FB2" w14:textId="5D74AE7F" w:rsidR="1AE5A51D" w:rsidRDefault="1AE5A51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60BD35E3" w14:textId="2DABA8C6" w:rsidR="1AE5A51D" w:rsidRDefault="1AE5A51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30</w:t>
      </w:r>
      <w:r w:rsidRPr="6556B100">
        <w:rPr>
          <w:rFonts w:ascii="Consolas" w:eastAsia="Consolas" w:hAnsi="Consolas" w:cs="Consolas"/>
          <w:color w:val="000000" w:themeColor="text1"/>
          <w:sz w:val="18"/>
          <w:szCs w:val="18"/>
        </w:rPr>
        <w:t>,</w:t>
      </w:r>
    </w:p>
    <w:p w14:paraId="0EDA0FC9" w14:textId="4448993E" w:rsidR="1AE5A51D" w:rsidRDefault="1AE5A51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35A10204" w14:textId="2864F46E" w:rsidR="1AE5A51D" w:rsidRDefault="1AE5A51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vr_entitlement[Last Access]</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60</w:t>
      </w:r>
    </w:p>
    <w:p w14:paraId="46BBFACA" w14:textId="42108219" w:rsidR="1AE5A51D" w:rsidRDefault="1AE5A51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667A030D" w14:textId="0021F1DC" w:rsidR="6556B100" w:rsidRDefault="6556B100" w:rsidP="6556B100">
      <w:pPr>
        <w:spacing w:after="0"/>
      </w:pPr>
    </w:p>
    <w:p w14:paraId="45CFBD82" w14:textId="060788EE" w:rsidR="7EE77BC2" w:rsidRDefault="7EE77BC2" w:rsidP="6556B100">
      <w:r w:rsidRPr="6556B100">
        <w:rPr>
          <w:b/>
          <w:bCs/>
        </w:rPr>
        <w:t>Inactive 90+ Days</w:t>
      </w:r>
      <w:r>
        <w:t xml:space="preserve"> (Measure) tracks licensed customers that have not accessed the product in over 90 days.</w:t>
      </w:r>
    </w:p>
    <w:p w14:paraId="00330E1B" w14:textId="77C1A6B8" w:rsidR="1B23FD84" w:rsidRDefault="1B23FD84" w:rsidP="6556B100">
      <w:r w:rsidRPr="6556B100">
        <w:rPr>
          <w:b/>
          <w:bCs/>
        </w:rPr>
        <w:t xml:space="preserve">DAX: </w:t>
      </w:r>
    </w:p>
    <w:p w14:paraId="5A408966" w14:textId="52708E9B" w:rsidR="1B23FD84" w:rsidRDefault="1B23FD8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Customers Inactive 90+ Days = </w:t>
      </w:r>
    </w:p>
    <w:p w14:paraId="55AB40E3" w14:textId="11479B03" w:rsidR="1B23FD84" w:rsidRDefault="1B23FD84"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2DE8CB7B" w14:textId="52F58D5C" w:rsidR="1B23FD84" w:rsidRDefault="1B23FD8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vr_entitlement[vr_customer]</w:t>
      </w:r>
      <w:r w:rsidRPr="6556B100">
        <w:rPr>
          <w:rFonts w:ascii="Consolas" w:eastAsia="Consolas" w:hAnsi="Consolas" w:cs="Consolas"/>
          <w:color w:val="000000" w:themeColor="text1"/>
          <w:sz w:val="18"/>
          <w:szCs w:val="18"/>
        </w:rPr>
        <w:t>),</w:t>
      </w:r>
    </w:p>
    <w:p w14:paraId="31E0063A" w14:textId="132CFA20" w:rsidR="1B23FD84" w:rsidRDefault="1B23FD8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vr_entitlement[Last Access]</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90</w:t>
      </w:r>
      <w:r w:rsidRPr="6556B100">
        <w:rPr>
          <w:rFonts w:ascii="Consolas" w:eastAsia="Consolas" w:hAnsi="Consolas" w:cs="Consolas"/>
          <w:color w:val="000000" w:themeColor="text1"/>
          <w:sz w:val="18"/>
          <w:szCs w:val="18"/>
        </w:rPr>
        <w:t>,</w:t>
      </w:r>
    </w:p>
    <w:p w14:paraId="2696F01B" w14:textId="4F4F08E1" w:rsidR="1B23FD84" w:rsidRDefault="1B23FD8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2</w:t>
      </w:r>
    </w:p>
    <w:p w14:paraId="497E5DAA" w14:textId="76E3B31D" w:rsidR="1B23FD84" w:rsidRDefault="1B23FD84"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1D464E67" w14:textId="2C491107" w:rsidR="6556B100" w:rsidRDefault="6556B100" w:rsidP="6556B100">
      <w:pPr>
        <w:rPr>
          <w:b/>
          <w:bCs/>
        </w:rPr>
      </w:pPr>
    </w:p>
    <w:p w14:paraId="53D46B11" w14:textId="7CB27FDC" w:rsidR="441A20ED" w:rsidRDefault="441A20ED" w:rsidP="6556B100">
      <w:r w:rsidRPr="6556B100">
        <w:rPr>
          <w:b/>
          <w:bCs/>
        </w:rPr>
        <w:t>Customers Active Last 30 Days</w:t>
      </w:r>
      <w:r>
        <w:t xml:space="preserve"> (Measure) tracks actively engaged licensed customers to measure active product adoption.</w:t>
      </w:r>
    </w:p>
    <w:p w14:paraId="17A5B6B9" w14:textId="2FECC01F" w:rsidR="441A20ED" w:rsidRDefault="441A20ED" w:rsidP="6556B100">
      <w:pPr>
        <w:rPr>
          <w:b/>
          <w:bCs/>
        </w:rPr>
      </w:pPr>
      <w:r w:rsidRPr="6556B100">
        <w:rPr>
          <w:b/>
          <w:bCs/>
        </w:rPr>
        <w:t xml:space="preserve">DAX: </w:t>
      </w:r>
    </w:p>
    <w:p w14:paraId="49A6F055" w14:textId="5C1695FD" w:rsidR="441A20ED" w:rsidRDefault="441A20E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Customers Active Last 30 Days = </w:t>
      </w:r>
    </w:p>
    <w:p w14:paraId="6D574BB5" w14:textId="749D3942" w:rsidR="441A20ED" w:rsidRDefault="441A20ED"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15941BA0" w14:textId="1DE71219" w:rsidR="441A20ED" w:rsidRDefault="441A20E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vr_entitlement[vr_customer]</w:t>
      </w:r>
      <w:r w:rsidRPr="6556B100">
        <w:rPr>
          <w:rFonts w:ascii="Consolas" w:eastAsia="Consolas" w:hAnsi="Consolas" w:cs="Consolas"/>
          <w:color w:val="000000" w:themeColor="text1"/>
          <w:sz w:val="18"/>
          <w:szCs w:val="18"/>
        </w:rPr>
        <w:t>),</w:t>
      </w:r>
    </w:p>
    <w:p w14:paraId="6D820ADF" w14:textId="17AD27AE" w:rsidR="441A20ED" w:rsidRDefault="441A20E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vr_entitlement[Last Access]</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30</w:t>
      </w:r>
      <w:r w:rsidRPr="6556B100">
        <w:rPr>
          <w:rFonts w:ascii="Consolas" w:eastAsia="Consolas" w:hAnsi="Consolas" w:cs="Consolas"/>
          <w:color w:val="000000" w:themeColor="text1"/>
          <w:sz w:val="18"/>
          <w:szCs w:val="18"/>
        </w:rPr>
        <w:t xml:space="preserve">, </w:t>
      </w:r>
    </w:p>
    <w:p w14:paraId="586CBE4E" w14:textId="7859658D" w:rsidR="441A20ED" w:rsidRDefault="441A20E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2</w:t>
      </w:r>
    </w:p>
    <w:p w14:paraId="75B146F7" w14:textId="38745B61" w:rsidR="441A20ED" w:rsidRDefault="441A20ED"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7BA0E41A" w14:textId="54A7DDE9" w:rsidR="00A252A8" w:rsidRPr="00E049DE" w:rsidRDefault="00A252A8" w:rsidP="6556B100">
      <w:pPr>
        <w:spacing w:after="0"/>
      </w:pPr>
    </w:p>
    <w:p w14:paraId="5AF37A9E" w14:textId="3E60E490" w:rsidR="00E049DE" w:rsidRPr="00E049DE" w:rsidRDefault="00E049DE" w:rsidP="00E049DE">
      <w:r w:rsidRPr="00E049DE">
        <w:rPr>
          <w:b/>
          <w:bCs/>
        </w:rPr>
        <w:t xml:space="preserve">Inactive vs Active Usage </w:t>
      </w:r>
      <w:r w:rsidR="0FCAD27C" w:rsidRPr="6556B100">
        <w:t>(bar chart)</w:t>
      </w:r>
      <w:r w:rsidR="00A95B28" w:rsidRPr="6556B100">
        <w:t xml:space="preserve"> </w:t>
      </w:r>
      <w:r w:rsidR="00A95B28">
        <w:t>c</w:t>
      </w:r>
      <w:r w:rsidRPr="00E049DE">
        <w:t>ompares active and inactive licensed customer populations</w:t>
      </w:r>
      <w:r w:rsidR="00A252A8">
        <w:t xml:space="preserve"> and q</w:t>
      </w:r>
      <w:r w:rsidR="00A252A8" w:rsidRPr="00E049DE">
        <w:t>uickly identifies overall customer engagement trends.</w:t>
      </w:r>
    </w:p>
    <w:p w14:paraId="4CE74ECA" w14:textId="3EAFAC26" w:rsidR="4129AB9E" w:rsidRDefault="4129AB9E">
      <w:r>
        <w:t>Y-Axis: Inactive 90+ Days (Measure), Active Last 30 Days (Measure)</w:t>
      </w:r>
    </w:p>
    <w:p w14:paraId="47A22169" w14:textId="20BCE0DC" w:rsidR="6556B100" w:rsidRDefault="6556B100"/>
    <w:p w14:paraId="0357864B" w14:textId="266D0DE5" w:rsidR="00E049DE" w:rsidRPr="00A252A8" w:rsidRDefault="00E049DE" w:rsidP="00E049DE">
      <w:r w:rsidRPr="00E049DE">
        <w:rPr>
          <w:b/>
          <w:bCs/>
        </w:rPr>
        <w:t>Active Licenses Table</w:t>
      </w:r>
      <w:r>
        <w:rPr>
          <w:b/>
          <w:bCs/>
        </w:rPr>
        <w:t xml:space="preserve"> </w:t>
      </w:r>
      <w:r>
        <w:t>d</w:t>
      </w:r>
      <w:r w:rsidRPr="00E049DE">
        <w:t>isplays currently licensed customers and upcoming expiration dates.</w:t>
      </w:r>
      <w:r w:rsidR="00A252A8">
        <w:t xml:space="preserve"> </w:t>
      </w:r>
      <w:r w:rsidR="00A252A8" w:rsidRPr="00E049DE">
        <w:t>Supports customer success and renewal planning.</w:t>
      </w:r>
    </w:p>
    <w:tbl>
      <w:tblPr>
        <w:tblW w:w="7069" w:type="dxa"/>
        <w:tblCellSpacing w:w="15" w:type="dxa"/>
        <w:tblCellMar>
          <w:top w:w="15" w:type="dxa"/>
          <w:left w:w="15" w:type="dxa"/>
          <w:bottom w:w="15" w:type="dxa"/>
          <w:right w:w="15" w:type="dxa"/>
        </w:tblCellMar>
        <w:tblLook w:val="04A0" w:firstRow="1" w:lastRow="0" w:firstColumn="1" w:lastColumn="0" w:noHBand="0" w:noVBand="1"/>
      </w:tblPr>
      <w:tblGrid>
        <w:gridCol w:w="1583"/>
        <w:gridCol w:w="2732"/>
        <w:gridCol w:w="2754"/>
      </w:tblGrid>
      <w:tr w:rsidR="00E049DE" w:rsidRPr="00E049DE" w14:paraId="022CEB02" w14:textId="00638FBD" w:rsidTr="6556B100">
        <w:trPr>
          <w:trHeight w:val="300"/>
          <w:tblHeader/>
          <w:tblCellSpacing w:w="15" w:type="dxa"/>
        </w:trPr>
        <w:tc>
          <w:tcPr>
            <w:tcW w:w="155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C7A2EB" w14:textId="77777777" w:rsidR="00E049DE" w:rsidRPr="00E049DE" w:rsidRDefault="00E049DE" w:rsidP="00E049DE">
            <w:pPr>
              <w:rPr>
                <w:b/>
                <w:bCs/>
              </w:rPr>
            </w:pPr>
            <w:r w:rsidRPr="00E049DE">
              <w:rPr>
                <w:b/>
                <w:bCs/>
              </w:rPr>
              <w:lastRenderedPageBreak/>
              <w:t>Field</w:t>
            </w:r>
          </w:p>
        </w:tc>
        <w:tc>
          <w:tcPr>
            <w:tcW w:w="275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C1E9A3" w14:textId="77777777" w:rsidR="00E049DE" w:rsidRPr="00E049DE" w:rsidRDefault="00E049DE" w:rsidP="00E049DE">
            <w:pPr>
              <w:rPr>
                <w:b/>
                <w:bCs/>
              </w:rPr>
            </w:pPr>
            <w:r w:rsidRPr="00E049DE">
              <w:rPr>
                <w:b/>
                <w:bCs/>
              </w:rPr>
              <w:t>Description</w:t>
            </w:r>
          </w:p>
        </w:tc>
        <w:tc>
          <w:tcPr>
            <w:tcW w:w="275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CD1BA65" w14:textId="136A7C3F" w:rsidR="354564A9" w:rsidRPr="6556B100" w:rsidRDefault="354564A9" w:rsidP="6556B100">
            <w:pPr>
              <w:rPr>
                <w:b/>
                <w:bCs/>
              </w:rPr>
            </w:pPr>
            <w:r w:rsidRPr="6556B100">
              <w:rPr>
                <w:b/>
                <w:bCs/>
              </w:rPr>
              <w:t>Source</w:t>
            </w:r>
          </w:p>
        </w:tc>
      </w:tr>
      <w:tr w:rsidR="00E049DE" w:rsidRPr="00E049DE" w14:paraId="02D67C0B" w14:textId="2F019D30" w:rsidTr="6556B100">
        <w:trPr>
          <w:trHeight w:val="300"/>
          <w:tblCellSpacing w:w="15" w:type="dxa"/>
        </w:trPr>
        <w:tc>
          <w:tcPr>
            <w:tcW w:w="1557" w:type="dxa"/>
            <w:tcBorders>
              <w:top w:val="single" w:sz="6" w:space="0" w:color="E6E6E6"/>
              <w:left w:val="single" w:sz="6" w:space="0" w:color="E6E6E6"/>
              <w:bottom w:val="single" w:sz="6" w:space="0" w:color="E6E6E6"/>
              <w:right w:val="single" w:sz="6" w:space="0" w:color="E6E6E6"/>
            </w:tcBorders>
            <w:vAlign w:val="center"/>
            <w:hideMark/>
          </w:tcPr>
          <w:p w14:paraId="10406892" w14:textId="77777777" w:rsidR="00E049DE" w:rsidRPr="00E049DE" w:rsidRDefault="00E049DE" w:rsidP="00E049DE">
            <w:r w:rsidRPr="00E049DE">
              <w:t>Customer</w:t>
            </w:r>
          </w:p>
        </w:tc>
        <w:tc>
          <w:tcPr>
            <w:tcW w:w="2756" w:type="dxa"/>
            <w:tcBorders>
              <w:top w:val="single" w:sz="6" w:space="0" w:color="E6E6E6"/>
              <w:left w:val="single" w:sz="6" w:space="0" w:color="E6E6E6"/>
              <w:bottom w:val="single" w:sz="6" w:space="0" w:color="E6E6E6"/>
              <w:right w:val="single" w:sz="6" w:space="0" w:color="E6E6E6"/>
            </w:tcBorders>
            <w:vAlign w:val="center"/>
            <w:hideMark/>
          </w:tcPr>
          <w:p w14:paraId="11F86F67" w14:textId="77777777" w:rsidR="00E049DE" w:rsidRPr="00E049DE" w:rsidRDefault="00E049DE" w:rsidP="00E049DE">
            <w:r w:rsidRPr="00E049DE">
              <w:t>Licensed customer</w:t>
            </w:r>
          </w:p>
        </w:tc>
        <w:tc>
          <w:tcPr>
            <w:tcW w:w="2756" w:type="dxa"/>
            <w:tcBorders>
              <w:top w:val="single" w:sz="6" w:space="0" w:color="E6E6E6"/>
              <w:left w:val="single" w:sz="6" w:space="0" w:color="E6E6E6"/>
              <w:bottom w:val="single" w:sz="6" w:space="0" w:color="E6E6E6"/>
              <w:right w:val="single" w:sz="6" w:space="0" w:color="E6E6E6"/>
            </w:tcBorders>
            <w:vAlign w:val="center"/>
          </w:tcPr>
          <w:p w14:paraId="376DC497" w14:textId="4076B00D" w:rsidR="452F9C29" w:rsidRDefault="452F9C29" w:rsidP="6556B100">
            <w:r>
              <w:t>vr_entitlement</w:t>
            </w:r>
          </w:p>
        </w:tc>
      </w:tr>
      <w:tr w:rsidR="00E049DE" w:rsidRPr="00E049DE" w14:paraId="66A938B3" w14:textId="2C25E692" w:rsidTr="6556B100">
        <w:trPr>
          <w:trHeight w:val="300"/>
          <w:tblCellSpacing w:w="15" w:type="dxa"/>
        </w:trPr>
        <w:tc>
          <w:tcPr>
            <w:tcW w:w="1557" w:type="dxa"/>
            <w:tcBorders>
              <w:top w:val="single" w:sz="6" w:space="0" w:color="E6E6E6"/>
              <w:left w:val="single" w:sz="6" w:space="0" w:color="E6E6E6"/>
              <w:bottom w:val="single" w:sz="6" w:space="0" w:color="E6E6E6"/>
              <w:right w:val="single" w:sz="6" w:space="0" w:color="E6E6E6"/>
            </w:tcBorders>
            <w:vAlign w:val="center"/>
            <w:hideMark/>
          </w:tcPr>
          <w:p w14:paraId="79615941" w14:textId="77777777" w:rsidR="00E049DE" w:rsidRPr="00E049DE" w:rsidRDefault="00E049DE" w:rsidP="00E049DE">
            <w:r w:rsidRPr="00E049DE">
              <w:t>Last Access</w:t>
            </w:r>
          </w:p>
        </w:tc>
        <w:tc>
          <w:tcPr>
            <w:tcW w:w="2756" w:type="dxa"/>
            <w:tcBorders>
              <w:top w:val="single" w:sz="6" w:space="0" w:color="E6E6E6"/>
              <w:left w:val="single" w:sz="6" w:space="0" w:color="E6E6E6"/>
              <w:bottom w:val="single" w:sz="6" w:space="0" w:color="E6E6E6"/>
              <w:right w:val="single" w:sz="6" w:space="0" w:color="E6E6E6"/>
            </w:tcBorders>
            <w:vAlign w:val="center"/>
            <w:hideMark/>
          </w:tcPr>
          <w:p w14:paraId="26AA19B7" w14:textId="77777777" w:rsidR="00E049DE" w:rsidRPr="00E049DE" w:rsidRDefault="00E049DE" w:rsidP="00E049DE">
            <w:r w:rsidRPr="00E049DE">
              <w:t>Most recent product activity</w:t>
            </w:r>
          </w:p>
        </w:tc>
        <w:tc>
          <w:tcPr>
            <w:tcW w:w="2756" w:type="dxa"/>
            <w:tcBorders>
              <w:top w:val="single" w:sz="6" w:space="0" w:color="E6E6E6"/>
              <w:left w:val="single" w:sz="6" w:space="0" w:color="E6E6E6"/>
              <w:bottom w:val="single" w:sz="6" w:space="0" w:color="E6E6E6"/>
              <w:right w:val="single" w:sz="6" w:space="0" w:color="E6E6E6"/>
            </w:tcBorders>
            <w:vAlign w:val="center"/>
          </w:tcPr>
          <w:p w14:paraId="318E558C" w14:textId="2411CE42" w:rsidR="496DBA6E" w:rsidRDefault="496DBA6E" w:rsidP="6556B100">
            <w:r>
              <w:t>vr_entitlement</w:t>
            </w:r>
          </w:p>
        </w:tc>
      </w:tr>
      <w:tr w:rsidR="00E049DE" w:rsidRPr="00E049DE" w14:paraId="4FB15686" w14:textId="14FC74C3" w:rsidTr="6556B100">
        <w:trPr>
          <w:trHeight w:val="300"/>
          <w:tblCellSpacing w:w="15" w:type="dxa"/>
        </w:trPr>
        <w:tc>
          <w:tcPr>
            <w:tcW w:w="1557" w:type="dxa"/>
            <w:tcBorders>
              <w:top w:val="single" w:sz="6" w:space="0" w:color="E6E6E6"/>
              <w:left w:val="single" w:sz="6" w:space="0" w:color="E6E6E6"/>
              <w:bottom w:val="single" w:sz="6" w:space="0" w:color="E6E6E6"/>
              <w:right w:val="single" w:sz="6" w:space="0" w:color="E6E6E6"/>
            </w:tcBorders>
            <w:vAlign w:val="center"/>
            <w:hideMark/>
          </w:tcPr>
          <w:p w14:paraId="04F12637" w14:textId="77777777" w:rsidR="00E049DE" w:rsidRPr="00E049DE" w:rsidRDefault="00E049DE" w:rsidP="00E049DE">
            <w:r w:rsidRPr="00E049DE">
              <w:t>Expiration Date</w:t>
            </w:r>
          </w:p>
        </w:tc>
        <w:tc>
          <w:tcPr>
            <w:tcW w:w="2756" w:type="dxa"/>
            <w:tcBorders>
              <w:top w:val="single" w:sz="6" w:space="0" w:color="E6E6E6"/>
              <w:left w:val="single" w:sz="6" w:space="0" w:color="E6E6E6"/>
              <w:bottom w:val="single" w:sz="6" w:space="0" w:color="E6E6E6"/>
              <w:right w:val="single" w:sz="6" w:space="0" w:color="E6E6E6"/>
            </w:tcBorders>
            <w:vAlign w:val="center"/>
            <w:hideMark/>
          </w:tcPr>
          <w:p w14:paraId="3253B0C5" w14:textId="77777777" w:rsidR="00E049DE" w:rsidRPr="00E049DE" w:rsidRDefault="00E049DE" w:rsidP="00E049DE">
            <w:r w:rsidRPr="00E049DE">
              <w:t>License expiration</w:t>
            </w:r>
          </w:p>
        </w:tc>
        <w:tc>
          <w:tcPr>
            <w:tcW w:w="2756" w:type="dxa"/>
            <w:tcBorders>
              <w:top w:val="single" w:sz="6" w:space="0" w:color="E6E6E6"/>
              <w:left w:val="single" w:sz="6" w:space="0" w:color="E6E6E6"/>
              <w:bottom w:val="single" w:sz="6" w:space="0" w:color="E6E6E6"/>
              <w:right w:val="single" w:sz="6" w:space="0" w:color="E6E6E6"/>
            </w:tcBorders>
            <w:vAlign w:val="center"/>
          </w:tcPr>
          <w:p w14:paraId="26BF473D" w14:textId="1B386E5D" w:rsidR="06C3C810" w:rsidRDefault="06C3C810" w:rsidP="6556B100">
            <w:r>
              <w:t>vr_entitlement</w:t>
            </w:r>
          </w:p>
        </w:tc>
      </w:tr>
    </w:tbl>
    <w:p w14:paraId="76B6CBE4" w14:textId="5D272C4C" w:rsidR="00E049DE" w:rsidRPr="00E049DE" w:rsidRDefault="00E049DE" w:rsidP="00E049DE"/>
    <w:p w14:paraId="77B6F446" w14:textId="2DCE8182" w:rsidR="399E56B5" w:rsidRDefault="399E56B5" w:rsidP="6556B100">
      <w:r w:rsidRPr="6556B100">
        <w:rPr>
          <w:b/>
          <w:bCs/>
        </w:rPr>
        <w:t>Days Until Expiration vs Days Since Last Access</w:t>
      </w:r>
      <w:r>
        <w:t xml:space="preserve"> </w:t>
      </w:r>
      <w:r w:rsidR="42556502" w:rsidRPr="6556B100">
        <w:t xml:space="preserve">(scatterplot) </w:t>
      </w:r>
      <w:r>
        <w:t>also helps visualize these customers and enables proactive customer outreach.</w:t>
      </w:r>
    </w:p>
    <w:p w14:paraId="6270A9A0" w14:textId="0BAC39DE" w:rsidR="0970CD63" w:rsidRDefault="0970CD63" w:rsidP="6556B100">
      <w:r>
        <w:t>Values: Customer (vr_entitlement)</w:t>
      </w:r>
    </w:p>
    <w:p w14:paraId="38F8E056" w14:textId="3BB5D809" w:rsidR="0970CD63" w:rsidRDefault="0970CD63" w:rsidP="6556B100">
      <w:r>
        <w:t>X-Axis: Days Until Expiration (Measure)</w:t>
      </w:r>
    </w:p>
    <w:p w14:paraId="163090D7" w14:textId="730F000F" w:rsidR="0970CD63" w:rsidRDefault="0970CD63" w:rsidP="6556B100">
      <w:pPr>
        <w:ind w:firstLine="720"/>
      </w:pPr>
      <w:r>
        <w:t>DAX:</w:t>
      </w:r>
    </w:p>
    <w:p w14:paraId="6F108E3B" w14:textId="38ADB3CD"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Days Until Expiration = </w:t>
      </w:r>
    </w:p>
    <w:p w14:paraId="23769E4E" w14:textId="1DBA83E6"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FF"/>
          <w:sz w:val="18"/>
          <w:szCs w:val="18"/>
        </w:rPr>
        <w:t>VAR</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8080"/>
          <w:sz w:val="18"/>
          <w:szCs w:val="18"/>
        </w:rPr>
        <w:t>Expiration</w:t>
      </w:r>
      <w:r w:rsidRPr="6556B100">
        <w:rPr>
          <w:rFonts w:ascii="Consolas" w:eastAsia="Consolas" w:hAnsi="Consolas" w:cs="Consolas"/>
          <w:color w:val="000000" w:themeColor="text1"/>
          <w:sz w:val="18"/>
          <w:szCs w:val="18"/>
        </w:rPr>
        <w:t xml:space="preserve"> =</w:t>
      </w:r>
    </w:p>
    <w:p w14:paraId="6C257C2B" w14:textId="2C1CB406"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MAX</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w:t>
      </w:r>
    </w:p>
    <w:p w14:paraId="4653033C" w14:textId="26526599"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FF"/>
          <w:sz w:val="18"/>
          <w:szCs w:val="18"/>
        </w:rPr>
        <w:t>RETURN</w:t>
      </w:r>
    </w:p>
    <w:p w14:paraId="717111F4" w14:textId="2992483F"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DATEDIFF</w:t>
      </w:r>
      <w:r w:rsidRPr="6556B100">
        <w:rPr>
          <w:rFonts w:ascii="Consolas" w:eastAsia="Consolas" w:hAnsi="Consolas" w:cs="Consolas"/>
          <w:color w:val="000000" w:themeColor="text1"/>
          <w:sz w:val="18"/>
          <w:szCs w:val="18"/>
        </w:rPr>
        <w:t>(</w:t>
      </w:r>
    </w:p>
    <w:p w14:paraId="61BE3D0F" w14:textId="0857E6C6"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1325ED5E" w14:textId="378639CC"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8080"/>
          <w:sz w:val="18"/>
          <w:szCs w:val="18"/>
        </w:rPr>
        <w:t>Expiration</w:t>
      </w:r>
      <w:r w:rsidRPr="6556B100">
        <w:rPr>
          <w:rFonts w:ascii="Consolas" w:eastAsia="Consolas" w:hAnsi="Consolas" w:cs="Consolas"/>
          <w:color w:val="000000" w:themeColor="text1"/>
          <w:sz w:val="18"/>
          <w:szCs w:val="18"/>
        </w:rPr>
        <w:t>,</w:t>
      </w:r>
    </w:p>
    <w:p w14:paraId="237F4645" w14:textId="7E84ADE6"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DAY</w:t>
      </w:r>
    </w:p>
    <w:p w14:paraId="10C39FA0" w14:textId="07C559E4"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p>
    <w:p w14:paraId="523D68F6" w14:textId="7B288351" w:rsidR="6556B100" w:rsidRDefault="6556B100" w:rsidP="6556B100"/>
    <w:p w14:paraId="7AE3196B" w14:textId="0126005E" w:rsidR="0970CD63" w:rsidRDefault="0970CD63" w:rsidP="6556B100">
      <w:r>
        <w:t>Y-Axis: Days Since Last Access (Measure)</w:t>
      </w:r>
    </w:p>
    <w:p w14:paraId="179DB69B" w14:textId="4B596737" w:rsidR="0970CD63" w:rsidRDefault="0970CD63" w:rsidP="6556B100">
      <w:pPr>
        <w:ind w:firstLine="720"/>
      </w:pPr>
      <w:r>
        <w:t>DAX:</w:t>
      </w:r>
    </w:p>
    <w:p w14:paraId="342CE539" w14:textId="511CD9F5"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Days Since Last Access = </w:t>
      </w:r>
    </w:p>
    <w:p w14:paraId="18884E3F" w14:textId="18637BDB"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FF"/>
          <w:sz w:val="18"/>
          <w:szCs w:val="18"/>
        </w:rPr>
        <w:t>VAR</w:t>
      </w: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8080"/>
          <w:sz w:val="18"/>
          <w:szCs w:val="18"/>
        </w:rPr>
        <w:t>LastAccess</w:t>
      </w:r>
      <w:r w:rsidRPr="6556B100">
        <w:rPr>
          <w:rFonts w:ascii="Consolas" w:eastAsia="Consolas" w:hAnsi="Consolas" w:cs="Consolas"/>
          <w:color w:val="000000" w:themeColor="text1"/>
          <w:sz w:val="18"/>
          <w:szCs w:val="18"/>
        </w:rPr>
        <w:t xml:space="preserve"> =</w:t>
      </w:r>
    </w:p>
    <w:p w14:paraId="65A32F03" w14:textId="758369E7"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3103748E" w14:textId="4E126802"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MAX</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vr_entitlement[Last Access]</w:t>
      </w:r>
      <w:r w:rsidRPr="6556B100">
        <w:rPr>
          <w:rFonts w:ascii="Consolas" w:eastAsia="Consolas" w:hAnsi="Consolas" w:cs="Consolas"/>
          <w:color w:val="000000" w:themeColor="text1"/>
          <w:sz w:val="18"/>
          <w:szCs w:val="18"/>
        </w:rPr>
        <w:t>)</w:t>
      </w:r>
    </w:p>
    <w:p w14:paraId="5D494A3D" w14:textId="1AD62126"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p>
    <w:p w14:paraId="0FBBBD61" w14:textId="25E7362F"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FF"/>
          <w:sz w:val="18"/>
          <w:szCs w:val="18"/>
        </w:rPr>
        <w:t>RETURN</w:t>
      </w:r>
    </w:p>
    <w:p w14:paraId="774ACA3E" w14:textId="0AC46375"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IF</w:t>
      </w:r>
      <w:r w:rsidRPr="6556B100">
        <w:rPr>
          <w:rFonts w:ascii="Consolas" w:eastAsia="Consolas" w:hAnsi="Consolas" w:cs="Consolas"/>
          <w:color w:val="000000" w:themeColor="text1"/>
          <w:sz w:val="18"/>
          <w:szCs w:val="18"/>
        </w:rPr>
        <w:t>(</w:t>
      </w:r>
    </w:p>
    <w:p w14:paraId="7956153C" w14:textId="0912FDD3"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ISBLANK</w:t>
      </w:r>
      <w:r w:rsidRPr="6556B100">
        <w:rPr>
          <w:rFonts w:ascii="Consolas" w:eastAsia="Consolas" w:hAnsi="Consolas" w:cs="Consolas"/>
          <w:color w:val="000000" w:themeColor="text1"/>
          <w:sz w:val="18"/>
          <w:szCs w:val="18"/>
        </w:rPr>
        <w:t>(</w:t>
      </w:r>
      <w:r w:rsidRPr="6556B100">
        <w:rPr>
          <w:rFonts w:ascii="Consolas" w:eastAsia="Consolas" w:hAnsi="Consolas" w:cs="Consolas"/>
          <w:color w:val="008080"/>
          <w:sz w:val="18"/>
          <w:szCs w:val="18"/>
        </w:rPr>
        <w:t>LastAccess</w:t>
      </w:r>
      <w:r w:rsidRPr="6556B100">
        <w:rPr>
          <w:rFonts w:ascii="Consolas" w:eastAsia="Consolas" w:hAnsi="Consolas" w:cs="Consolas"/>
          <w:color w:val="000000" w:themeColor="text1"/>
          <w:sz w:val="18"/>
          <w:szCs w:val="18"/>
        </w:rPr>
        <w:t>),</w:t>
      </w:r>
    </w:p>
    <w:p w14:paraId="40F4091C" w14:textId="459B0EA2"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BLANK</w:t>
      </w:r>
      <w:r w:rsidRPr="6556B100">
        <w:rPr>
          <w:rFonts w:ascii="Consolas" w:eastAsia="Consolas" w:hAnsi="Consolas" w:cs="Consolas"/>
          <w:color w:val="000000" w:themeColor="text1"/>
          <w:sz w:val="18"/>
          <w:szCs w:val="18"/>
        </w:rPr>
        <w:t>(),</w:t>
      </w:r>
    </w:p>
    <w:p w14:paraId="3A15A223" w14:textId="551793B0"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DATEDIFF</w:t>
      </w:r>
      <w:r w:rsidRPr="6556B100">
        <w:rPr>
          <w:rFonts w:ascii="Consolas" w:eastAsia="Consolas" w:hAnsi="Consolas" w:cs="Consolas"/>
          <w:color w:val="000000" w:themeColor="text1"/>
          <w:sz w:val="18"/>
          <w:szCs w:val="18"/>
        </w:rPr>
        <w:t>(</w:t>
      </w:r>
    </w:p>
    <w:p w14:paraId="31CA1A8D" w14:textId="6C6CF412"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8080"/>
          <w:sz w:val="18"/>
          <w:szCs w:val="18"/>
        </w:rPr>
        <w:t>LastAccess</w:t>
      </w:r>
      <w:r w:rsidRPr="6556B100">
        <w:rPr>
          <w:rFonts w:ascii="Consolas" w:eastAsia="Consolas" w:hAnsi="Consolas" w:cs="Consolas"/>
          <w:color w:val="000000" w:themeColor="text1"/>
          <w:sz w:val="18"/>
          <w:szCs w:val="18"/>
        </w:rPr>
        <w:t>,</w:t>
      </w:r>
    </w:p>
    <w:p w14:paraId="7DB7C83F" w14:textId="6CC84869"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21478D03" w14:textId="3E1DD7BA"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DAY</w:t>
      </w:r>
    </w:p>
    <w:p w14:paraId="7A2AEE9A" w14:textId="175764F0"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p>
    <w:p w14:paraId="2443AA50" w14:textId="15D6F915" w:rsidR="0970CD63" w:rsidRDefault="0970CD63"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p>
    <w:p w14:paraId="150DEF8A" w14:textId="4C43642B" w:rsidR="6556B100" w:rsidRDefault="6556B100" w:rsidP="6556B100">
      <w:pPr>
        <w:ind w:left="720" w:firstLine="720"/>
      </w:pPr>
    </w:p>
    <w:p w14:paraId="46B4FB59" w14:textId="31404539" w:rsidR="00E049DE" w:rsidRPr="00E049DE" w:rsidRDefault="00E049DE" w:rsidP="00E049DE">
      <w:r w:rsidRPr="00E049DE">
        <w:rPr>
          <w:b/>
          <w:bCs/>
        </w:rPr>
        <w:lastRenderedPageBreak/>
        <w:t>Expiring in 30 Days</w:t>
      </w:r>
      <w:r>
        <w:rPr>
          <w:b/>
          <w:bCs/>
        </w:rPr>
        <w:t xml:space="preserve"> </w:t>
      </w:r>
      <w:r w:rsidR="00F30876">
        <w:rPr>
          <w:b/>
          <w:bCs/>
        </w:rPr>
        <w:t xml:space="preserve">&amp; </w:t>
      </w:r>
      <w:r w:rsidR="00F30876" w:rsidRPr="00E049DE">
        <w:rPr>
          <w:b/>
          <w:bCs/>
        </w:rPr>
        <w:t>Expiring in 60 Days</w:t>
      </w:r>
      <w:r w:rsidR="00F30876">
        <w:rPr>
          <w:b/>
          <w:bCs/>
        </w:rPr>
        <w:t xml:space="preserve"> </w:t>
      </w:r>
      <w:r>
        <w:t>t</w:t>
      </w:r>
      <w:r w:rsidRPr="00E049DE">
        <w:t>rack near-term renewals requiring action</w:t>
      </w:r>
      <w:r w:rsidR="00F30876">
        <w:t xml:space="preserve"> and </w:t>
      </w:r>
      <w:r>
        <w:t>p</w:t>
      </w:r>
      <w:r w:rsidRPr="00E049DE">
        <w:t>rovid</w:t>
      </w:r>
      <w:r w:rsidR="00F30876">
        <w:t>ing</w:t>
      </w:r>
      <w:r w:rsidRPr="00E049DE">
        <w:t xml:space="preserve"> advance visibility into future renewals.</w:t>
      </w:r>
    </w:p>
    <w:p w14:paraId="73CD3156" w14:textId="475C3E0C" w:rsidR="38988070" w:rsidRDefault="38988070">
      <w:r>
        <w:t xml:space="preserve">DAX: </w:t>
      </w:r>
    </w:p>
    <w:p w14:paraId="43A2DADD" w14:textId="618B1D68"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Expiring in 30 Days = </w:t>
      </w:r>
    </w:p>
    <w:p w14:paraId="4B588D6B" w14:textId="3EC57909" w:rsidR="38988070" w:rsidRDefault="38988070"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32090A03" w14:textId="45FFE191"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21FBCEE1" w14:textId="569BBD4C"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2</w:t>
      </w:r>
      <w:r w:rsidRPr="6556B100">
        <w:rPr>
          <w:rFonts w:ascii="Consolas" w:eastAsia="Consolas" w:hAnsi="Consolas" w:cs="Consolas"/>
          <w:color w:val="000000" w:themeColor="text1"/>
          <w:sz w:val="18"/>
          <w:szCs w:val="18"/>
        </w:rPr>
        <w:t>,</w:t>
      </w:r>
    </w:p>
    <w:p w14:paraId="2389250F" w14:textId="5DF8D69A"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004ABBD5" w14:textId="781E593A"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30</w:t>
      </w:r>
    </w:p>
    <w:p w14:paraId="3D2D0D23" w14:textId="7B6314B3"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5798B5E3" w14:textId="6B090233" w:rsidR="6556B100" w:rsidRDefault="6556B100" w:rsidP="6556B100">
      <w:pPr>
        <w:shd w:val="clear" w:color="auto" w:fill="FFFFFF" w:themeFill="background1"/>
        <w:spacing w:after="0" w:line="270" w:lineRule="auto"/>
        <w:rPr>
          <w:rFonts w:ascii="Consolas" w:eastAsia="Consolas" w:hAnsi="Consolas" w:cs="Consolas"/>
          <w:color w:val="000000" w:themeColor="text1"/>
          <w:sz w:val="18"/>
          <w:szCs w:val="18"/>
        </w:rPr>
      </w:pPr>
    </w:p>
    <w:p w14:paraId="424AF476" w14:textId="0F86E5C3"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Expiring in 60 Days = </w:t>
      </w:r>
    </w:p>
    <w:p w14:paraId="64AA4F63" w14:textId="0BE0CD15" w:rsidR="38988070" w:rsidRDefault="38988070"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7D32712D" w14:textId="66E87039"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0A446441" w14:textId="45419A7C"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2</w:t>
      </w:r>
      <w:r w:rsidRPr="6556B100">
        <w:rPr>
          <w:rFonts w:ascii="Consolas" w:eastAsia="Consolas" w:hAnsi="Consolas" w:cs="Consolas"/>
          <w:color w:val="000000" w:themeColor="text1"/>
          <w:sz w:val="18"/>
          <w:szCs w:val="18"/>
        </w:rPr>
        <w:t>,</w:t>
      </w:r>
    </w:p>
    <w:p w14:paraId="2320192A" w14:textId="589E852E"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4EED860B" w14:textId="4CD721E0"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60</w:t>
      </w:r>
    </w:p>
    <w:p w14:paraId="49517448" w14:textId="42EBC69E" w:rsidR="38988070" w:rsidRDefault="3898807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6516A4CD" w14:textId="7C23585F" w:rsidR="6556B100" w:rsidRDefault="6556B100"/>
    <w:p w14:paraId="3E6048B0" w14:textId="33A2B905" w:rsidR="00E049DE" w:rsidRPr="00F30876" w:rsidRDefault="00E049DE" w:rsidP="00E049DE">
      <w:r w:rsidRPr="00E049DE">
        <w:rPr>
          <w:b/>
          <w:bCs/>
        </w:rPr>
        <w:t>Expired Licenses</w:t>
      </w:r>
      <w:r w:rsidR="00F30876">
        <w:rPr>
          <w:b/>
          <w:bCs/>
        </w:rPr>
        <w:t xml:space="preserve"> </w:t>
      </w:r>
      <w:r w:rsidR="00F30876">
        <w:t>m</w:t>
      </w:r>
      <w:r w:rsidRPr="00E049DE">
        <w:t>onitors customers whose licenses have expired.</w:t>
      </w:r>
    </w:p>
    <w:p w14:paraId="5508DA22" w14:textId="01263E40" w:rsidR="18A657C3" w:rsidRDefault="18A657C3">
      <w:r>
        <w:t>DAX:</w:t>
      </w:r>
    </w:p>
    <w:p w14:paraId="0AC679C7" w14:textId="584BADF6" w:rsidR="18A657C3" w:rsidRDefault="18A657C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Expired Licenses = </w:t>
      </w:r>
    </w:p>
    <w:p w14:paraId="3C19CC87" w14:textId="47EB96F5" w:rsidR="18A657C3" w:rsidRDefault="18A657C3"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43CC1E42" w14:textId="02D4072D" w:rsidR="18A657C3" w:rsidRDefault="18A657C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7B0D7426" w14:textId="0807CF7E" w:rsidR="18A657C3" w:rsidRDefault="18A657C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3</w:t>
      </w:r>
    </w:p>
    <w:p w14:paraId="7BA3929C" w14:textId="0F43343D" w:rsidR="18A657C3" w:rsidRDefault="18A657C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11AE4C70" w14:textId="1A03E455" w:rsidR="333A3DF6" w:rsidRDefault="333A3DF6"/>
    <w:p w14:paraId="64148983" w14:textId="38904AFE" w:rsidR="7479BA12" w:rsidRDefault="7479BA12" w:rsidP="0CD94E77">
      <w:pPr>
        <w:pStyle w:val="Heading2"/>
        <w:rPr>
          <w:rFonts w:asciiTheme="minorHAnsi" w:eastAsiaTheme="minorEastAsia" w:hAnsiTheme="minorHAnsi" w:cstheme="minorBidi"/>
        </w:rPr>
      </w:pPr>
      <w:bookmarkStart w:id="41" w:name="_Toc238034727"/>
      <w:r>
        <w:t>Trial</w:t>
      </w:r>
      <w:r w:rsidR="69271BBB">
        <w:t>s</w:t>
      </w:r>
      <w:bookmarkEnd w:id="41"/>
    </w:p>
    <w:p w14:paraId="1CACB005" w14:textId="1E43E7F7" w:rsidR="333A3DF6" w:rsidRDefault="62E57899" w:rsidP="6556B100">
      <w:pPr>
        <w:spacing w:before="210" w:after="210" w:line="300" w:lineRule="auto"/>
        <w:rPr>
          <w:b/>
          <w:bCs/>
          <w:szCs w:val="22"/>
        </w:rPr>
      </w:pPr>
      <w:r w:rsidRPr="6556B100">
        <w:rPr>
          <w:b/>
          <w:bCs/>
          <w:szCs w:val="22"/>
        </w:rPr>
        <w:t>Page Objectives</w:t>
      </w:r>
    </w:p>
    <w:p w14:paraId="43DF35AA" w14:textId="6F667BAE" w:rsidR="333A3DF6" w:rsidRDefault="62E57899" w:rsidP="00BE7A0E">
      <w:pPr>
        <w:pStyle w:val="ListParagraph"/>
        <w:numPr>
          <w:ilvl w:val="0"/>
          <w:numId w:val="40"/>
        </w:numPr>
        <w:spacing w:after="0" w:line="300" w:lineRule="auto"/>
        <w:rPr>
          <w:szCs w:val="22"/>
        </w:rPr>
      </w:pPr>
      <w:r w:rsidRPr="6556B100">
        <w:rPr>
          <w:szCs w:val="22"/>
        </w:rPr>
        <w:t>Monitor active trial volume</w:t>
      </w:r>
    </w:p>
    <w:p w14:paraId="215CAEAE" w14:textId="43BA0F4B" w:rsidR="333A3DF6" w:rsidRDefault="62E57899" w:rsidP="00BE7A0E">
      <w:pPr>
        <w:pStyle w:val="ListParagraph"/>
        <w:numPr>
          <w:ilvl w:val="0"/>
          <w:numId w:val="40"/>
        </w:numPr>
        <w:spacing w:after="0" w:line="300" w:lineRule="auto"/>
        <w:rPr>
          <w:szCs w:val="22"/>
        </w:rPr>
      </w:pPr>
      <w:r w:rsidRPr="6556B100">
        <w:rPr>
          <w:szCs w:val="22"/>
        </w:rPr>
        <w:t>Identify customers approaching trial expiration</w:t>
      </w:r>
    </w:p>
    <w:p w14:paraId="38912C1B" w14:textId="4A51854C" w:rsidR="333A3DF6" w:rsidRDefault="62E57899" w:rsidP="00BE7A0E">
      <w:pPr>
        <w:pStyle w:val="ListParagraph"/>
        <w:numPr>
          <w:ilvl w:val="0"/>
          <w:numId w:val="40"/>
        </w:numPr>
        <w:spacing w:after="0" w:line="300" w:lineRule="auto"/>
        <w:rPr>
          <w:szCs w:val="22"/>
        </w:rPr>
      </w:pPr>
      <w:r w:rsidRPr="6556B100">
        <w:rPr>
          <w:szCs w:val="22"/>
        </w:rPr>
        <w:t>Track trial starts over time</w:t>
      </w:r>
    </w:p>
    <w:p w14:paraId="4CF5EA61" w14:textId="7DDCE655" w:rsidR="333A3DF6" w:rsidRDefault="62E57899" w:rsidP="00BE7A0E">
      <w:pPr>
        <w:pStyle w:val="ListParagraph"/>
        <w:numPr>
          <w:ilvl w:val="0"/>
          <w:numId w:val="40"/>
        </w:numPr>
        <w:spacing w:after="0" w:line="300" w:lineRule="auto"/>
        <w:rPr>
          <w:szCs w:val="22"/>
        </w:rPr>
      </w:pPr>
      <w:r w:rsidRPr="6556B100">
        <w:rPr>
          <w:szCs w:val="22"/>
        </w:rPr>
        <w:t>Measure trial distribution by product version</w:t>
      </w:r>
    </w:p>
    <w:p w14:paraId="6B3B25E3" w14:textId="68EC4180" w:rsidR="333A3DF6" w:rsidRDefault="62E57899" w:rsidP="00BE7A0E">
      <w:pPr>
        <w:pStyle w:val="ListParagraph"/>
        <w:numPr>
          <w:ilvl w:val="0"/>
          <w:numId w:val="40"/>
        </w:numPr>
        <w:spacing w:after="0" w:line="300" w:lineRule="auto"/>
        <w:rPr>
          <w:szCs w:val="22"/>
        </w:rPr>
      </w:pPr>
      <w:r w:rsidRPr="6556B100">
        <w:rPr>
          <w:szCs w:val="22"/>
        </w:rPr>
        <w:t>Prioritize sales and customer success outreach</w:t>
      </w:r>
    </w:p>
    <w:p w14:paraId="5EC6A655" w14:textId="5243BAB2" w:rsidR="333A3DF6" w:rsidRDefault="62E57899" w:rsidP="00BE7A0E">
      <w:pPr>
        <w:pStyle w:val="ListParagraph"/>
        <w:numPr>
          <w:ilvl w:val="0"/>
          <w:numId w:val="40"/>
        </w:numPr>
        <w:spacing w:after="0" w:line="300" w:lineRule="auto"/>
        <w:rPr>
          <w:szCs w:val="22"/>
        </w:rPr>
      </w:pPr>
      <w:r w:rsidRPr="6556B100">
        <w:rPr>
          <w:szCs w:val="22"/>
        </w:rPr>
        <w:t>Understand where trial users are within the evaluation lifecycle</w:t>
      </w:r>
    </w:p>
    <w:p w14:paraId="148317B7" w14:textId="0432E520" w:rsidR="333A3DF6" w:rsidRDefault="333A3DF6" w:rsidP="6556B100">
      <w:pPr>
        <w:spacing w:before="210" w:after="210" w:line="300" w:lineRule="auto"/>
        <w:rPr>
          <w:b/>
          <w:bCs/>
          <w:szCs w:val="22"/>
        </w:rPr>
      </w:pPr>
    </w:p>
    <w:p w14:paraId="7043AE86" w14:textId="490C493F" w:rsidR="333A3DF6" w:rsidRDefault="62E57899" w:rsidP="6556B100">
      <w:pPr>
        <w:spacing w:before="210" w:after="0" w:line="300" w:lineRule="auto"/>
      </w:pPr>
      <w:r w:rsidRPr="6556B100">
        <w:rPr>
          <w:b/>
          <w:bCs/>
          <w:szCs w:val="22"/>
        </w:rPr>
        <w:t>Active Trials</w:t>
      </w:r>
      <w:r w:rsidRPr="6556B100">
        <w:rPr>
          <w:szCs w:val="22"/>
        </w:rPr>
        <w:t xml:space="preserve"> </w:t>
      </w:r>
      <w:r w:rsidR="7871994B" w:rsidRPr="6556B100">
        <w:rPr>
          <w:szCs w:val="22"/>
        </w:rPr>
        <w:t xml:space="preserve">(Measure) </w:t>
      </w:r>
      <w:r w:rsidRPr="6556B100">
        <w:rPr>
          <w:szCs w:val="22"/>
        </w:rPr>
        <w:t>displays the number of customers currently assigned a Trial entitlement whose expiration date has not passed</w:t>
      </w:r>
    </w:p>
    <w:p w14:paraId="74DC54C4" w14:textId="63891B30" w:rsidR="333A3DF6" w:rsidRDefault="6E04E658" w:rsidP="6556B100">
      <w:pPr>
        <w:spacing w:before="210" w:after="0" w:line="300" w:lineRule="auto"/>
      </w:pPr>
      <w:r w:rsidRPr="6556B100">
        <w:rPr>
          <w:szCs w:val="22"/>
        </w:rPr>
        <w:lastRenderedPageBreak/>
        <w:t>DAX:</w:t>
      </w:r>
    </w:p>
    <w:p w14:paraId="71EB797A" w14:textId="0700BDDB" w:rsidR="333A3DF6" w:rsidRDefault="6E04E65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Active Trials = </w:t>
      </w:r>
    </w:p>
    <w:p w14:paraId="1ECFC550" w14:textId="6C4DFDEB" w:rsidR="333A3DF6" w:rsidRDefault="6E04E658"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23D6CDF6" w14:textId="23CF2414" w:rsidR="333A3DF6" w:rsidRDefault="6E04E65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3FD5436E" w14:textId="519F8256" w:rsidR="333A3DF6" w:rsidRDefault="6E04E65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w:t>
      </w:r>
    </w:p>
    <w:p w14:paraId="603A7625" w14:textId="00D66BA4" w:rsidR="333A3DF6" w:rsidRDefault="6E04E65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3F060FBC" w14:textId="6A55ECAE" w:rsidR="333A3DF6" w:rsidRDefault="6E04E658"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3F28ADCA" w14:textId="3772B0DC" w:rsidR="333A3DF6" w:rsidRDefault="333A3DF6" w:rsidP="6556B100">
      <w:pPr>
        <w:shd w:val="clear" w:color="auto" w:fill="FFFFFF" w:themeFill="background1"/>
        <w:spacing w:after="0" w:line="270" w:lineRule="auto"/>
        <w:rPr>
          <w:rFonts w:ascii="Consolas" w:eastAsia="Consolas" w:hAnsi="Consolas" w:cs="Consolas"/>
          <w:color w:val="000000" w:themeColor="text1"/>
          <w:sz w:val="18"/>
          <w:szCs w:val="18"/>
        </w:rPr>
      </w:pPr>
    </w:p>
    <w:p w14:paraId="4FB4E3E8" w14:textId="23788297" w:rsidR="333A3DF6" w:rsidRDefault="62E57899" w:rsidP="6556B100">
      <w:pPr>
        <w:spacing w:before="210" w:after="0" w:line="300" w:lineRule="auto"/>
      </w:pPr>
      <w:r w:rsidRPr="6556B100">
        <w:rPr>
          <w:b/>
          <w:bCs/>
          <w:szCs w:val="22"/>
        </w:rPr>
        <w:t>Trials 0-7 Days</w:t>
      </w:r>
      <w:r w:rsidRPr="6556B100">
        <w:rPr>
          <w:szCs w:val="22"/>
        </w:rPr>
        <w:t xml:space="preserve"> </w:t>
      </w:r>
      <w:r w:rsidR="46784F70" w:rsidRPr="6556B100">
        <w:rPr>
          <w:szCs w:val="22"/>
        </w:rPr>
        <w:t xml:space="preserve">(Measure) </w:t>
      </w:r>
      <w:r w:rsidRPr="6556B100">
        <w:rPr>
          <w:szCs w:val="22"/>
        </w:rPr>
        <w:t>identifies customers who began their trial within the last week.</w:t>
      </w:r>
    </w:p>
    <w:p w14:paraId="5DDA2E19" w14:textId="7929B074" w:rsidR="333A3DF6" w:rsidRDefault="5C33CE0B" w:rsidP="6556B100">
      <w:pPr>
        <w:spacing w:before="210" w:after="0" w:line="300" w:lineRule="auto"/>
      </w:pPr>
      <w:r w:rsidRPr="6556B100">
        <w:rPr>
          <w:szCs w:val="22"/>
        </w:rPr>
        <w:t>DAX:</w:t>
      </w:r>
    </w:p>
    <w:p w14:paraId="392A8CAD" w14:textId="2C5417AB" w:rsidR="333A3DF6" w:rsidRDefault="5C33CE0B"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Trials 0-7 Days = </w:t>
      </w:r>
    </w:p>
    <w:p w14:paraId="1EF06E67" w14:textId="66351031" w:rsidR="333A3DF6" w:rsidRDefault="5C33CE0B"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1FA1C8EB" w14:textId="7CCF8241" w:rsidR="333A3DF6" w:rsidRDefault="5C33CE0B"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20BEAA5D" w14:textId="10675F6B" w:rsidR="333A3DF6" w:rsidRDefault="5C33CE0B"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w:t>
      </w:r>
    </w:p>
    <w:p w14:paraId="30AF349E" w14:textId="78EB269C" w:rsidR="333A3DF6" w:rsidRDefault="5C33CE0B"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3509F81B" w14:textId="38EE6C89" w:rsidR="333A3DF6" w:rsidRDefault="5C33CE0B"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vr_entitlement[First Used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7</w:t>
      </w:r>
    </w:p>
    <w:p w14:paraId="2C04F9F7" w14:textId="2161F7B1" w:rsidR="333A3DF6" w:rsidRDefault="5C33CE0B"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605FE78E" w14:textId="1945C640" w:rsidR="333A3DF6" w:rsidRDefault="333A3DF6" w:rsidP="6556B100">
      <w:pPr>
        <w:spacing w:before="210" w:after="210" w:line="300" w:lineRule="auto"/>
        <w:rPr>
          <w:szCs w:val="22"/>
        </w:rPr>
      </w:pPr>
    </w:p>
    <w:p w14:paraId="29ABE666" w14:textId="7E8A2022" w:rsidR="333A3DF6" w:rsidRDefault="62E57899" w:rsidP="6556B100">
      <w:pPr>
        <w:spacing w:before="210" w:after="0" w:line="300" w:lineRule="auto"/>
      </w:pPr>
      <w:r w:rsidRPr="6556B100">
        <w:rPr>
          <w:b/>
          <w:bCs/>
          <w:szCs w:val="22"/>
        </w:rPr>
        <w:t>Trials 8-14 Days</w:t>
      </w:r>
      <w:r w:rsidRPr="6556B100">
        <w:rPr>
          <w:szCs w:val="22"/>
        </w:rPr>
        <w:t xml:space="preserve"> </w:t>
      </w:r>
      <w:r w:rsidR="1CE728B9" w:rsidRPr="6556B100">
        <w:rPr>
          <w:szCs w:val="22"/>
        </w:rPr>
        <w:t xml:space="preserve">(Measure) </w:t>
      </w:r>
      <w:r w:rsidRPr="6556B100">
        <w:rPr>
          <w:szCs w:val="22"/>
        </w:rPr>
        <w:t>identifies customers currently in the second week of the trial period.</w:t>
      </w:r>
    </w:p>
    <w:p w14:paraId="2C36F5BE" w14:textId="7929B074" w:rsidR="333A3DF6" w:rsidRDefault="43577626" w:rsidP="6556B100">
      <w:pPr>
        <w:spacing w:before="210" w:after="0" w:line="300" w:lineRule="auto"/>
      </w:pPr>
      <w:r w:rsidRPr="6556B100">
        <w:rPr>
          <w:szCs w:val="22"/>
        </w:rPr>
        <w:t>DAX:</w:t>
      </w:r>
    </w:p>
    <w:p w14:paraId="0B0E8819" w14:textId="16222841" w:rsidR="333A3DF6" w:rsidRDefault="01F1739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Trials 8-14 Days = </w:t>
      </w:r>
    </w:p>
    <w:p w14:paraId="7F0CF578" w14:textId="6FA718AE" w:rsidR="333A3DF6" w:rsidRDefault="01F1739F"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2E0CEDC5" w14:textId="606911B0" w:rsidR="333A3DF6" w:rsidRDefault="01F1739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688973E0" w14:textId="284D1F83" w:rsidR="333A3DF6" w:rsidRDefault="01F1739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w:t>
      </w:r>
    </w:p>
    <w:p w14:paraId="0E38957A" w14:textId="784289A6" w:rsidR="333A3DF6" w:rsidRDefault="01F1739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7C323577" w14:textId="3944BA9E" w:rsidR="333A3DF6" w:rsidRDefault="01F1739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vr_entitlement[First Used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7</w:t>
      </w:r>
      <w:r w:rsidRPr="6556B100">
        <w:rPr>
          <w:rFonts w:ascii="Consolas" w:eastAsia="Consolas" w:hAnsi="Consolas" w:cs="Consolas"/>
          <w:color w:val="000000" w:themeColor="text1"/>
          <w:sz w:val="18"/>
          <w:szCs w:val="18"/>
        </w:rPr>
        <w:t>,</w:t>
      </w:r>
    </w:p>
    <w:p w14:paraId="7CBA0F92" w14:textId="18D6A45E" w:rsidR="333A3DF6" w:rsidRDefault="01F1739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vr_entitlement[First Used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14</w:t>
      </w:r>
    </w:p>
    <w:p w14:paraId="630A4DD1" w14:textId="7AE4A926" w:rsidR="333A3DF6" w:rsidRDefault="01F1739F"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3B85AA32" w14:textId="297BAA58" w:rsidR="333A3DF6" w:rsidRDefault="333A3DF6" w:rsidP="6556B100">
      <w:pPr>
        <w:shd w:val="clear" w:color="auto" w:fill="FFFFFF" w:themeFill="background1"/>
        <w:spacing w:after="0" w:line="270" w:lineRule="auto"/>
        <w:rPr>
          <w:rFonts w:ascii="Consolas" w:eastAsia="Consolas" w:hAnsi="Consolas" w:cs="Consolas"/>
          <w:color w:val="000000" w:themeColor="text1"/>
          <w:sz w:val="18"/>
          <w:szCs w:val="18"/>
        </w:rPr>
      </w:pPr>
    </w:p>
    <w:p w14:paraId="2AEE0A9E" w14:textId="4940D7F2" w:rsidR="333A3DF6" w:rsidRDefault="62E57899" w:rsidP="6556B100">
      <w:pPr>
        <w:spacing w:before="210" w:after="0" w:line="300" w:lineRule="auto"/>
      </w:pPr>
      <w:r w:rsidRPr="6556B100">
        <w:rPr>
          <w:b/>
          <w:bCs/>
          <w:szCs w:val="22"/>
        </w:rPr>
        <w:t>Trials 15-21 Days</w:t>
      </w:r>
      <w:r w:rsidRPr="6556B100">
        <w:rPr>
          <w:szCs w:val="22"/>
        </w:rPr>
        <w:t xml:space="preserve"> </w:t>
      </w:r>
      <w:r w:rsidR="3E440223" w:rsidRPr="6556B100">
        <w:rPr>
          <w:szCs w:val="22"/>
        </w:rPr>
        <w:t xml:space="preserve">(Measure) identifies customers currently in the </w:t>
      </w:r>
      <w:r w:rsidR="5A416AA5" w:rsidRPr="6556B100">
        <w:rPr>
          <w:szCs w:val="22"/>
        </w:rPr>
        <w:t xml:space="preserve">third </w:t>
      </w:r>
      <w:r w:rsidR="3E440223" w:rsidRPr="6556B100">
        <w:rPr>
          <w:szCs w:val="22"/>
        </w:rPr>
        <w:t>week of the trial period.</w:t>
      </w:r>
    </w:p>
    <w:p w14:paraId="19EFDA2F" w14:textId="7929B074" w:rsidR="333A3DF6" w:rsidRDefault="3E440223" w:rsidP="6556B100">
      <w:pPr>
        <w:spacing w:before="210" w:after="0" w:line="300" w:lineRule="auto"/>
      </w:pPr>
      <w:r w:rsidRPr="6556B100">
        <w:rPr>
          <w:szCs w:val="22"/>
        </w:rPr>
        <w:t>DAX:</w:t>
      </w:r>
    </w:p>
    <w:p w14:paraId="3F4D8FF9" w14:textId="6450B571" w:rsidR="333A3DF6" w:rsidRDefault="3E44022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Trials 15-21 Days = </w:t>
      </w:r>
    </w:p>
    <w:p w14:paraId="17F865F4" w14:textId="2065B87D" w:rsidR="333A3DF6" w:rsidRDefault="3E440223"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76BB7A87" w14:textId="1CBDE706" w:rsidR="333A3DF6" w:rsidRDefault="3E44022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423FDF6C" w14:textId="412C90F7" w:rsidR="333A3DF6" w:rsidRDefault="3E44022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w:t>
      </w:r>
    </w:p>
    <w:p w14:paraId="1790581E" w14:textId="0F3AEF44" w:rsidR="333A3DF6" w:rsidRDefault="3E44022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1263A67C" w14:textId="5419F5D8" w:rsidR="333A3DF6" w:rsidRDefault="3E44022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vr_entitlement[First Used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14</w:t>
      </w:r>
      <w:r w:rsidRPr="6556B100">
        <w:rPr>
          <w:rFonts w:ascii="Consolas" w:eastAsia="Consolas" w:hAnsi="Consolas" w:cs="Consolas"/>
          <w:color w:val="000000" w:themeColor="text1"/>
          <w:sz w:val="18"/>
          <w:szCs w:val="18"/>
        </w:rPr>
        <w:t>,</w:t>
      </w:r>
    </w:p>
    <w:p w14:paraId="3C4C7654" w14:textId="2E50FCE6" w:rsidR="333A3DF6" w:rsidRDefault="3E44022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vr_entitlement[First Used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21</w:t>
      </w:r>
    </w:p>
    <w:p w14:paraId="1F19DBCA" w14:textId="09250DEF" w:rsidR="333A3DF6" w:rsidRDefault="3E440223"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6FA82F87" w14:textId="4BAAD369" w:rsidR="333A3DF6" w:rsidRDefault="333A3DF6" w:rsidP="6556B100">
      <w:pPr>
        <w:shd w:val="clear" w:color="auto" w:fill="FFFFFF" w:themeFill="background1"/>
        <w:spacing w:after="0" w:line="270" w:lineRule="auto"/>
        <w:rPr>
          <w:rFonts w:ascii="Consolas" w:eastAsia="Consolas" w:hAnsi="Consolas" w:cs="Consolas"/>
          <w:color w:val="000000" w:themeColor="text1"/>
          <w:sz w:val="18"/>
          <w:szCs w:val="18"/>
        </w:rPr>
      </w:pPr>
    </w:p>
    <w:p w14:paraId="652C550F" w14:textId="542EB9BC" w:rsidR="333A3DF6" w:rsidRDefault="62E57899" w:rsidP="6556B100">
      <w:pPr>
        <w:spacing w:before="210" w:after="210" w:line="300" w:lineRule="auto"/>
      </w:pPr>
      <w:r w:rsidRPr="6556B100">
        <w:rPr>
          <w:b/>
          <w:bCs/>
          <w:szCs w:val="22"/>
        </w:rPr>
        <w:t>Trials 22-30 Days</w:t>
      </w:r>
      <w:r w:rsidRPr="6556B100">
        <w:rPr>
          <w:szCs w:val="22"/>
        </w:rPr>
        <w:t xml:space="preserve"> </w:t>
      </w:r>
      <w:r w:rsidR="130767BD" w:rsidRPr="6556B100">
        <w:rPr>
          <w:szCs w:val="22"/>
        </w:rPr>
        <w:t xml:space="preserve">(Measure) </w:t>
      </w:r>
      <w:r w:rsidRPr="6556B100">
        <w:rPr>
          <w:szCs w:val="22"/>
        </w:rPr>
        <w:t>identifies customers approaching trial expiration and most likely to require follow-up.</w:t>
      </w:r>
    </w:p>
    <w:p w14:paraId="4504E7CA" w14:textId="7929B074" w:rsidR="333A3DF6" w:rsidRDefault="290F0240" w:rsidP="6556B100">
      <w:pPr>
        <w:spacing w:before="210" w:after="0" w:line="300" w:lineRule="auto"/>
      </w:pPr>
      <w:r w:rsidRPr="6556B100">
        <w:rPr>
          <w:szCs w:val="22"/>
        </w:rPr>
        <w:lastRenderedPageBreak/>
        <w:t>DAX:</w:t>
      </w:r>
    </w:p>
    <w:p w14:paraId="47F44DE8" w14:textId="7F140F3D" w:rsidR="333A3DF6" w:rsidRDefault="290F024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Trials 22-30 Days = </w:t>
      </w:r>
    </w:p>
    <w:p w14:paraId="47074097" w14:textId="214FDF3F" w:rsidR="333A3DF6" w:rsidRDefault="290F0240"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1B7E99C7" w14:textId="003331F4" w:rsidR="333A3DF6" w:rsidRDefault="290F024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28106045" w14:textId="272ECE17" w:rsidR="333A3DF6" w:rsidRDefault="290F024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1</w:t>
      </w:r>
      <w:r w:rsidRPr="6556B100">
        <w:rPr>
          <w:rFonts w:ascii="Consolas" w:eastAsia="Consolas" w:hAnsi="Consolas" w:cs="Consolas"/>
          <w:color w:val="000000" w:themeColor="text1"/>
          <w:sz w:val="18"/>
          <w:szCs w:val="18"/>
        </w:rPr>
        <w:t>,</w:t>
      </w:r>
    </w:p>
    <w:p w14:paraId="5E8DD9A8" w14:textId="71AE3B3D" w:rsidR="333A3DF6" w:rsidRDefault="290F024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vr_entitlement[Expiration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w:t>
      </w:r>
    </w:p>
    <w:p w14:paraId="57E9790E" w14:textId="7EF038DC" w:rsidR="333A3DF6" w:rsidRDefault="290F024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vr_entitlement[First Used Date]</w:t>
      </w:r>
      <w:r w:rsidRPr="6556B100">
        <w:rPr>
          <w:rFonts w:ascii="Consolas" w:eastAsia="Consolas" w:hAnsi="Consolas" w:cs="Consolas"/>
          <w:color w:val="000000" w:themeColor="text1"/>
          <w:sz w:val="18"/>
          <w:szCs w:val="18"/>
        </w:rPr>
        <w:t xml:space="preserve"> &lt;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21</w:t>
      </w:r>
      <w:r w:rsidRPr="6556B100">
        <w:rPr>
          <w:rFonts w:ascii="Consolas" w:eastAsia="Consolas" w:hAnsi="Consolas" w:cs="Consolas"/>
          <w:color w:val="000000" w:themeColor="text1"/>
          <w:sz w:val="18"/>
          <w:szCs w:val="18"/>
        </w:rPr>
        <w:t>,</w:t>
      </w:r>
    </w:p>
    <w:p w14:paraId="7FA09AF9" w14:textId="5E05EC93" w:rsidR="333A3DF6" w:rsidRDefault="290F024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vr_entitlement[First Used Date]</w:t>
      </w:r>
      <w:r w:rsidRPr="6556B100">
        <w:rPr>
          <w:rFonts w:ascii="Consolas" w:eastAsia="Consolas" w:hAnsi="Consolas" w:cs="Consolas"/>
          <w:color w:val="000000" w:themeColor="text1"/>
          <w:sz w:val="18"/>
          <w:szCs w:val="18"/>
        </w:rPr>
        <w:t xml:space="preserve"> &gt;= </w:t>
      </w:r>
      <w:r w:rsidRPr="6556B100">
        <w:rPr>
          <w:rFonts w:ascii="Consolas" w:eastAsia="Consolas" w:hAnsi="Consolas" w:cs="Consolas"/>
          <w:color w:val="3165BB"/>
          <w:sz w:val="18"/>
          <w:szCs w:val="18"/>
        </w:rPr>
        <w:t>TODAY</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098658"/>
          <w:sz w:val="18"/>
          <w:szCs w:val="18"/>
        </w:rPr>
        <w:t>30</w:t>
      </w:r>
    </w:p>
    <w:p w14:paraId="3B586E58" w14:textId="3FF4D122" w:rsidR="333A3DF6" w:rsidRDefault="290F0240"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4F351FA0" w14:textId="677E2183" w:rsidR="333A3DF6" w:rsidRDefault="333A3DF6" w:rsidP="6556B100">
      <w:pPr>
        <w:shd w:val="clear" w:color="auto" w:fill="FFFFFF" w:themeFill="background1"/>
        <w:spacing w:after="0" w:line="270" w:lineRule="auto"/>
        <w:rPr>
          <w:rFonts w:ascii="Consolas" w:eastAsia="Consolas" w:hAnsi="Consolas" w:cs="Consolas"/>
          <w:color w:val="000000" w:themeColor="text1"/>
          <w:sz w:val="18"/>
          <w:szCs w:val="18"/>
        </w:rPr>
      </w:pPr>
    </w:p>
    <w:p w14:paraId="79188710" w14:textId="19A195CA" w:rsidR="333A3DF6" w:rsidRDefault="62E57899" w:rsidP="6556B100">
      <w:pPr>
        <w:spacing w:before="210" w:after="210" w:line="300" w:lineRule="auto"/>
      </w:pPr>
      <w:r w:rsidRPr="6556B100">
        <w:rPr>
          <w:b/>
          <w:bCs/>
          <w:szCs w:val="22"/>
        </w:rPr>
        <w:t>Trial Starts</w:t>
      </w:r>
      <w:r w:rsidRPr="6556B100">
        <w:rPr>
          <w:szCs w:val="22"/>
        </w:rPr>
        <w:t xml:space="preserve"> </w:t>
      </w:r>
      <w:r w:rsidR="10E7ADF2" w:rsidRPr="6556B100">
        <w:rPr>
          <w:szCs w:val="22"/>
        </w:rPr>
        <w:t xml:space="preserve">(Measure) </w:t>
      </w:r>
      <w:r w:rsidRPr="6556B100">
        <w:rPr>
          <w:szCs w:val="22"/>
        </w:rPr>
        <w:t>displays the total number of customers that have entered a trial at any point. This includes customers who later converted to licensed customers or whose trials expired.</w:t>
      </w:r>
    </w:p>
    <w:p w14:paraId="199C2B21" w14:textId="53335707" w:rsidR="333A3DF6" w:rsidRDefault="54C302D1" w:rsidP="6556B100">
      <w:pPr>
        <w:spacing w:before="210" w:after="0" w:line="300" w:lineRule="auto"/>
      </w:pPr>
      <w:r w:rsidRPr="6556B100">
        <w:rPr>
          <w:szCs w:val="22"/>
        </w:rPr>
        <w:t>DAX:</w:t>
      </w:r>
    </w:p>
    <w:p w14:paraId="0D60D46A" w14:textId="73D31A18" w:rsidR="333A3DF6" w:rsidRDefault="54C302D1"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Trial Starts = </w:t>
      </w:r>
    </w:p>
    <w:p w14:paraId="2690D634" w14:textId="03DC20B9" w:rsidR="333A3DF6" w:rsidRDefault="54C302D1"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1E646B75" w14:textId="1C69AB7A" w:rsidR="333A3DF6" w:rsidRDefault="54C302D1"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COUNTROWS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w:t>
      </w:r>
      <w:r w:rsidRPr="6556B100">
        <w:rPr>
          <w:rFonts w:ascii="Consolas" w:eastAsia="Consolas" w:hAnsi="Consolas" w:cs="Consolas"/>
          <w:color w:val="000000" w:themeColor="text1"/>
          <w:sz w:val="18"/>
          <w:szCs w:val="18"/>
        </w:rPr>
        <w:t>),</w:t>
      </w:r>
    </w:p>
    <w:p w14:paraId="7E40337B" w14:textId="3A143759" w:rsidR="333A3DF6" w:rsidRDefault="54C302D1"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vr_entitlement[vr_type]</w:t>
      </w:r>
      <w:r w:rsidRPr="6556B100">
        <w:rPr>
          <w:rFonts w:ascii="Consolas" w:eastAsia="Consolas" w:hAnsi="Consolas" w:cs="Consolas"/>
          <w:color w:val="000000" w:themeColor="text1"/>
          <w:sz w:val="18"/>
          <w:szCs w:val="18"/>
        </w:rPr>
        <w:t xml:space="preserve"> &lt;&gt; </w:t>
      </w:r>
      <w:r w:rsidRPr="6556B100">
        <w:rPr>
          <w:rFonts w:ascii="Consolas" w:eastAsia="Consolas" w:hAnsi="Consolas" w:cs="Consolas"/>
          <w:color w:val="098658"/>
          <w:sz w:val="18"/>
          <w:szCs w:val="18"/>
        </w:rPr>
        <w:t>0</w:t>
      </w:r>
    </w:p>
    <w:p w14:paraId="36105092" w14:textId="4F080036" w:rsidR="333A3DF6" w:rsidRDefault="54C302D1"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5768584F" w14:textId="0F460961" w:rsidR="333A3DF6" w:rsidRDefault="333A3DF6" w:rsidP="6556B100">
      <w:pPr>
        <w:shd w:val="clear" w:color="auto" w:fill="FFFFFF" w:themeFill="background1"/>
        <w:spacing w:after="0" w:line="270" w:lineRule="auto"/>
        <w:rPr>
          <w:rFonts w:ascii="Consolas" w:eastAsia="Consolas" w:hAnsi="Consolas" w:cs="Consolas"/>
          <w:color w:val="000000" w:themeColor="text1"/>
          <w:sz w:val="18"/>
          <w:szCs w:val="18"/>
        </w:rPr>
      </w:pPr>
    </w:p>
    <w:p w14:paraId="25E784FD" w14:textId="27041D5E" w:rsidR="333A3DF6" w:rsidRDefault="62E57899" w:rsidP="6556B100">
      <w:pPr>
        <w:spacing w:before="210" w:after="210" w:line="300" w:lineRule="auto"/>
        <w:rPr>
          <w:szCs w:val="22"/>
        </w:rPr>
      </w:pPr>
      <w:r w:rsidRPr="6556B100">
        <w:rPr>
          <w:b/>
          <w:bCs/>
          <w:szCs w:val="22"/>
        </w:rPr>
        <w:t xml:space="preserve">Active Trials </w:t>
      </w:r>
      <w:r w:rsidR="103254EA" w:rsidRPr="6556B100">
        <w:rPr>
          <w:b/>
          <w:bCs/>
          <w:szCs w:val="22"/>
        </w:rPr>
        <w:t>T</w:t>
      </w:r>
      <w:r w:rsidRPr="6556B100">
        <w:rPr>
          <w:b/>
          <w:bCs/>
          <w:szCs w:val="22"/>
        </w:rPr>
        <w:t>able</w:t>
      </w:r>
      <w:r w:rsidRPr="6556B100">
        <w:rPr>
          <w:szCs w:val="22"/>
        </w:rPr>
        <w:t xml:space="preserve"> displays detailed information about customers currently evaluating the product and helps prioritize outreach activity.</w:t>
      </w:r>
    </w:p>
    <w:tbl>
      <w:tblPr>
        <w:tblW w:w="0" w:type="auto"/>
        <w:tblLook w:val="06A0" w:firstRow="1" w:lastRow="0" w:firstColumn="1" w:lastColumn="0" w:noHBand="1" w:noVBand="1"/>
      </w:tblPr>
      <w:tblGrid>
        <w:gridCol w:w="2329"/>
        <w:gridCol w:w="3867"/>
        <w:gridCol w:w="3868"/>
      </w:tblGrid>
      <w:tr w:rsidR="6556B100" w14:paraId="52BAD9DA" w14:textId="77777777" w:rsidTr="6556B100">
        <w:trPr>
          <w:trHeight w:val="300"/>
        </w:trPr>
        <w:tc>
          <w:tcPr>
            <w:tcW w:w="233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62C5424" w14:textId="7974D428" w:rsidR="3709B33F" w:rsidRDefault="3709B33F" w:rsidP="6556B100">
            <w:pPr>
              <w:spacing w:after="0" w:line="300" w:lineRule="auto"/>
            </w:pPr>
            <w:r w:rsidRPr="6556B100">
              <w:rPr>
                <w:b/>
                <w:bCs/>
                <w:szCs w:val="22"/>
              </w:rPr>
              <w:t>Column</w:t>
            </w:r>
          </w:p>
        </w:tc>
        <w:tc>
          <w:tcPr>
            <w:tcW w:w="387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1555B12" w14:textId="2272F641" w:rsidR="6556B100" w:rsidRDefault="6556B100" w:rsidP="6556B100">
            <w:pPr>
              <w:spacing w:after="0" w:line="300" w:lineRule="auto"/>
              <w:rPr>
                <w:b/>
                <w:bCs/>
                <w:szCs w:val="22"/>
              </w:rPr>
            </w:pPr>
            <w:r w:rsidRPr="6556B100">
              <w:rPr>
                <w:b/>
                <w:bCs/>
                <w:szCs w:val="22"/>
              </w:rPr>
              <w:t>Description</w:t>
            </w:r>
          </w:p>
        </w:tc>
        <w:tc>
          <w:tcPr>
            <w:tcW w:w="387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E5C88C6" w14:textId="760F72AE" w:rsidR="4070E8E2" w:rsidRDefault="4070E8E2" w:rsidP="6556B100">
            <w:pPr>
              <w:spacing w:line="300" w:lineRule="auto"/>
            </w:pPr>
            <w:r w:rsidRPr="6556B100">
              <w:rPr>
                <w:b/>
                <w:bCs/>
                <w:szCs w:val="22"/>
              </w:rPr>
              <w:t>Source</w:t>
            </w:r>
          </w:p>
        </w:tc>
      </w:tr>
      <w:tr w:rsidR="6556B100" w14:paraId="197270E9" w14:textId="77777777" w:rsidTr="6556B100">
        <w:trPr>
          <w:trHeight w:val="300"/>
        </w:trPr>
        <w:tc>
          <w:tcPr>
            <w:tcW w:w="2332" w:type="dxa"/>
            <w:tcBorders>
              <w:top w:val="single" w:sz="6" w:space="0" w:color="E6E6E6"/>
              <w:left w:val="single" w:sz="6" w:space="0" w:color="E6E6E6"/>
              <w:bottom w:val="single" w:sz="6" w:space="0" w:color="E6E6E6"/>
              <w:right w:val="single" w:sz="6" w:space="0" w:color="E6E6E6"/>
            </w:tcBorders>
            <w:vAlign w:val="center"/>
          </w:tcPr>
          <w:p w14:paraId="53F4D5A6" w14:textId="018191AB" w:rsidR="6556B100" w:rsidRDefault="6556B100" w:rsidP="6556B100">
            <w:pPr>
              <w:spacing w:after="0" w:line="300" w:lineRule="auto"/>
              <w:rPr>
                <w:szCs w:val="22"/>
              </w:rPr>
            </w:pPr>
            <w:r w:rsidRPr="6556B100">
              <w:rPr>
                <w:szCs w:val="22"/>
              </w:rPr>
              <w:t>Customer</w:t>
            </w:r>
          </w:p>
        </w:tc>
        <w:tc>
          <w:tcPr>
            <w:tcW w:w="3874" w:type="dxa"/>
            <w:tcBorders>
              <w:top w:val="single" w:sz="6" w:space="0" w:color="E6E6E6"/>
              <w:left w:val="single" w:sz="6" w:space="0" w:color="E6E6E6"/>
              <w:bottom w:val="single" w:sz="6" w:space="0" w:color="E6E6E6"/>
              <w:right w:val="single" w:sz="6" w:space="0" w:color="E6E6E6"/>
            </w:tcBorders>
            <w:vAlign w:val="center"/>
          </w:tcPr>
          <w:p w14:paraId="000208CC" w14:textId="62B6932E" w:rsidR="6556B100" w:rsidRDefault="6556B100" w:rsidP="6556B100">
            <w:pPr>
              <w:spacing w:after="0" w:line="300" w:lineRule="auto"/>
              <w:rPr>
                <w:szCs w:val="22"/>
              </w:rPr>
            </w:pPr>
            <w:r w:rsidRPr="6556B100">
              <w:rPr>
                <w:szCs w:val="22"/>
              </w:rPr>
              <w:t>Organization evaluating the product</w:t>
            </w:r>
          </w:p>
        </w:tc>
        <w:tc>
          <w:tcPr>
            <w:tcW w:w="3874" w:type="dxa"/>
            <w:tcBorders>
              <w:top w:val="single" w:sz="6" w:space="0" w:color="E6E6E6"/>
              <w:left w:val="single" w:sz="6" w:space="0" w:color="E6E6E6"/>
              <w:bottom w:val="single" w:sz="6" w:space="0" w:color="E6E6E6"/>
              <w:right w:val="single" w:sz="6" w:space="0" w:color="E6E6E6"/>
            </w:tcBorders>
            <w:vAlign w:val="center"/>
          </w:tcPr>
          <w:p w14:paraId="6EFD96D0" w14:textId="6B95DA24" w:rsidR="7F0B8976" w:rsidRDefault="7F0B8976" w:rsidP="6556B100">
            <w:pPr>
              <w:spacing w:line="300" w:lineRule="auto"/>
            </w:pPr>
            <w:r w:rsidRPr="6556B100">
              <w:rPr>
                <w:szCs w:val="22"/>
              </w:rPr>
              <w:t>vr_entitlement</w:t>
            </w:r>
          </w:p>
        </w:tc>
      </w:tr>
      <w:tr w:rsidR="6556B100" w14:paraId="5451E59D" w14:textId="77777777" w:rsidTr="6556B100">
        <w:trPr>
          <w:trHeight w:val="300"/>
        </w:trPr>
        <w:tc>
          <w:tcPr>
            <w:tcW w:w="2332" w:type="dxa"/>
            <w:tcBorders>
              <w:top w:val="single" w:sz="6" w:space="0" w:color="E6E6E6"/>
              <w:left w:val="single" w:sz="6" w:space="0" w:color="E6E6E6"/>
              <w:bottom w:val="single" w:sz="6" w:space="0" w:color="E6E6E6"/>
              <w:right w:val="single" w:sz="6" w:space="0" w:color="E6E6E6"/>
            </w:tcBorders>
            <w:vAlign w:val="center"/>
          </w:tcPr>
          <w:p w14:paraId="1B0898D8" w14:textId="67CC7C58" w:rsidR="6556B100" w:rsidRDefault="6556B100" w:rsidP="6556B100">
            <w:pPr>
              <w:spacing w:after="0" w:line="300" w:lineRule="auto"/>
              <w:rPr>
                <w:szCs w:val="22"/>
              </w:rPr>
            </w:pPr>
            <w:r w:rsidRPr="6556B100">
              <w:rPr>
                <w:szCs w:val="22"/>
              </w:rPr>
              <w:t>Days Until Expiration</w:t>
            </w:r>
          </w:p>
        </w:tc>
        <w:tc>
          <w:tcPr>
            <w:tcW w:w="3874" w:type="dxa"/>
            <w:tcBorders>
              <w:top w:val="single" w:sz="6" w:space="0" w:color="E6E6E6"/>
              <w:left w:val="single" w:sz="6" w:space="0" w:color="E6E6E6"/>
              <w:bottom w:val="single" w:sz="6" w:space="0" w:color="E6E6E6"/>
              <w:right w:val="single" w:sz="6" w:space="0" w:color="E6E6E6"/>
            </w:tcBorders>
            <w:vAlign w:val="center"/>
          </w:tcPr>
          <w:p w14:paraId="60BAB8DD" w14:textId="0DFA8818" w:rsidR="6556B100" w:rsidRDefault="6556B100" w:rsidP="6556B100">
            <w:pPr>
              <w:spacing w:after="0" w:line="300" w:lineRule="auto"/>
              <w:rPr>
                <w:szCs w:val="22"/>
              </w:rPr>
            </w:pPr>
            <w:r w:rsidRPr="6556B100">
              <w:rPr>
                <w:szCs w:val="22"/>
              </w:rPr>
              <w:t>Remaining trial duration</w:t>
            </w:r>
          </w:p>
        </w:tc>
        <w:tc>
          <w:tcPr>
            <w:tcW w:w="3874" w:type="dxa"/>
            <w:tcBorders>
              <w:top w:val="single" w:sz="6" w:space="0" w:color="E6E6E6"/>
              <w:left w:val="single" w:sz="6" w:space="0" w:color="E6E6E6"/>
              <w:bottom w:val="single" w:sz="6" w:space="0" w:color="E6E6E6"/>
              <w:right w:val="single" w:sz="6" w:space="0" w:color="E6E6E6"/>
            </w:tcBorders>
            <w:vAlign w:val="center"/>
          </w:tcPr>
          <w:p w14:paraId="7C6EAC49" w14:textId="6F0ECFD6" w:rsidR="20A2C683" w:rsidRDefault="20A2C683" w:rsidP="6556B100">
            <w:pPr>
              <w:spacing w:line="300" w:lineRule="auto"/>
            </w:pPr>
            <w:r w:rsidRPr="6556B100">
              <w:rPr>
                <w:szCs w:val="22"/>
              </w:rPr>
              <w:t>Measure</w:t>
            </w:r>
          </w:p>
        </w:tc>
      </w:tr>
      <w:tr w:rsidR="6556B100" w14:paraId="4B7264C3" w14:textId="77777777" w:rsidTr="6556B100">
        <w:trPr>
          <w:trHeight w:val="300"/>
        </w:trPr>
        <w:tc>
          <w:tcPr>
            <w:tcW w:w="2332" w:type="dxa"/>
            <w:tcBorders>
              <w:top w:val="single" w:sz="6" w:space="0" w:color="E6E6E6"/>
              <w:left w:val="single" w:sz="6" w:space="0" w:color="E6E6E6"/>
              <w:bottom w:val="single" w:sz="6" w:space="0" w:color="E6E6E6"/>
              <w:right w:val="single" w:sz="6" w:space="0" w:color="E6E6E6"/>
            </w:tcBorders>
            <w:vAlign w:val="center"/>
          </w:tcPr>
          <w:p w14:paraId="16747745" w14:textId="4AEB5AC9" w:rsidR="6556B100" w:rsidRDefault="6556B100" w:rsidP="6556B100">
            <w:pPr>
              <w:spacing w:after="0" w:line="300" w:lineRule="auto"/>
              <w:rPr>
                <w:szCs w:val="22"/>
              </w:rPr>
            </w:pPr>
            <w:r w:rsidRPr="6556B100">
              <w:rPr>
                <w:szCs w:val="22"/>
              </w:rPr>
              <w:t>Last Access</w:t>
            </w:r>
          </w:p>
        </w:tc>
        <w:tc>
          <w:tcPr>
            <w:tcW w:w="3874" w:type="dxa"/>
            <w:tcBorders>
              <w:top w:val="single" w:sz="6" w:space="0" w:color="E6E6E6"/>
              <w:left w:val="single" w:sz="6" w:space="0" w:color="E6E6E6"/>
              <w:bottom w:val="single" w:sz="6" w:space="0" w:color="E6E6E6"/>
              <w:right w:val="single" w:sz="6" w:space="0" w:color="E6E6E6"/>
            </w:tcBorders>
            <w:vAlign w:val="center"/>
          </w:tcPr>
          <w:p w14:paraId="09BF7414" w14:textId="02234CD0" w:rsidR="6556B100" w:rsidRDefault="6556B100" w:rsidP="6556B100">
            <w:pPr>
              <w:spacing w:after="0" w:line="300" w:lineRule="auto"/>
              <w:rPr>
                <w:szCs w:val="22"/>
              </w:rPr>
            </w:pPr>
            <w:r w:rsidRPr="6556B100">
              <w:rPr>
                <w:szCs w:val="22"/>
              </w:rPr>
              <w:t>Most recent recorded use</w:t>
            </w:r>
          </w:p>
        </w:tc>
        <w:tc>
          <w:tcPr>
            <w:tcW w:w="3874" w:type="dxa"/>
            <w:tcBorders>
              <w:top w:val="single" w:sz="6" w:space="0" w:color="E6E6E6"/>
              <w:left w:val="single" w:sz="6" w:space="0" w:color="E6E6E6"/>
              <w:bottom w:val="single" w:sz="6" w:space="0" w:color="E6E6E6"/>
              <w:right w:val="single" w:sz="6" w:space="0" w:color="E6E6E6"/>
            </w:tcBorders>
            <w:vAlign w:val="center"/>
          </w:tcPr>
          <w:p w14:paraId="60EE4979" w14:textId="220DF670" w:rsidR="4066BA3D" w:rsidRDefault="4066BA3D" w:rsidP="6556B100">
            <w:pPr>
              <w:spacing w:line="300" w:lineRule="auto"/>
            </w:pPr>
            <w:r w:rsidRPr="6556B100">
              <w:rPr>
                <w:szCs w:val="22"/>
              </w:rPr>
              <w:t>vr_entitlement</w:t>
            </w:r>
          </w:p>
        </w:tc>
      </w:tr>
      <w:tr w:rsidR="6556B100" w14:paraId="0772B72C" w14:textId="77777777" w:rsidTr="6556B100">
        <w:trPr>
          <w:trHeight w:val="300"/>
        </w:trPr>
        <w:tc>
          <w:tcPr>
            <w:tcW w:w="2332" w:type="dxa"/>
            <w:tcBorders>
              <w:top w:val="single" w:sz="6" w:space="0" w:color="E6E6E6"/>
              <w:left w:val="single" w:sz="6" w:space="0" w:color="E6E6E6"/>
              <w:bottom w:val="single" w:sz="6" w:space="0" w:color="E6E6E6"/>
              <w:right w:val="single" w:sz="6" w:space="0" w:color="E6E6E6"/>
            </w:tcBorders>
            <w:vAlign w:val="center"/>
          </w:tcPr>
          <w:p w14:paraId="0AA04D87" w14:textId="344C5F14" w:rsidR="6556B100" w:rsidRDefault="6556B100" w:rsidP="6556B100">
            <w:pPr>
              <w:spacing w:after="0" w:line="300" w:lineRule="auto"/>
              <w:rPr>
                <w:szCs w:val="22"/>
              </w:rPr>
            </w:pPr>
            <w:r w:rsidRPr="6556B100">
              <w:rPr>
                <w:szCs w:val="22"/>
              </w:rPr>
              <w:t>First Used Date</w:t>
            </w:r>
          </w:p>
        </w:tc>
        <w:tc>
          <w:tcPr>
            <w:tcW w:w="3874" w:type="dxa"/>
            <w:tcBorders>
              <w:top w:val="single" w:sz="6" w:space="0" w:color="E6E6E6"/>
              <w:left w:val="single" w:sz="6" w:space="0" w:color="E6E6E6"/>
              <w:bottom w:val="single" w:sz="6" w:space="0" w:color="E6E6E6"/>
              <w:right w:val="single" w:sz="6" w:space="0" w:color="E6E6E6"/>
            </w:tcBorders>
            <w:vAlign w:val="center"/>
          </w:tcPr>
          <w:p w14:paraId="54122B20" w14:textId="3BEF38E7" w:rsidR="6556B100" w:rsidRDefault="6556B100" w:rsidP="6556B100">
            <w:pPr>
              <w:spacing w:after="0" w:line="300" w:lineRule="auto"/>
              <w:rPr>
                <w:szCs w:val="22"/>
              </w:rPr>
            </w:pPr>
            <w:r w:rsidRPr="6556B100">
              <w:rPr>
                <w:szCs w:val="22"/>
              </w:rPr>
              <w:t>Trial start date</w:t>
            </w:r>
          </w:p>
        </w:tc>
        <w:tc>
          <w:tcPr>
            <w:tcW w:w="3874" w:type="dxa"/>
            <w:tcBorders>
              <w:top w:val="single" w:sz="6" w:space="0" w:color="E6E6E6"/>
              <w:left w:val="single" w:sz="6" w:space="0" w:color="E6E6E6"/>
              <w:bottom w:val="single" w:sz="6" w:space="0" w:color="E6E6E6"/>
              <w:right w:val="single" w:sz="6" w:space="0" w:color="E6E6E6"/>
            </w:tcBorders>
            <w:vAlign w:val="center"/>
          </w:tcPr>
          <w:p w14:paraId="523B7E84" w14:textId="01C6D9ED" w:rsidR="771AA86A" w:rsidRDefault="771AA86A" w:rsidP="6556B100">
            <w:pPr>
              <w:spacing w:line="300" w:lineRule="auto"/>
            </w:pPr>
            <w:r w:rsidRPr="6556B100">
              <w:rPr>
                <w:szCs w:val="22"/>
              </w:rPr>
              <w:t>vr_entitlement</w:t>
            </w:r>
          </w:p>
        </w:tc>
      </w:tr>
      <w:tr w:rsidR="6556B100" w14:paraId="596F8DE6" w14:textId="77777777" w:rsidTr="6556B100">
        <w:trPr>
          <w:trHeight w:val="300"/>
        </w:trPr>
        <w:tc>
          <w:tcPr>
            <w:tcW w:w="2332" w:type="dxa"/>
            <w:tcBorders>
              <w:top w:val="single" w:sz="6" w:space="0" w:color="E6E6E6"/>
              <w:left w:val="single" w:sz="6" w:space="0" w:color="E6E6E6"/>
              <w:bottom w:val="single" w:sz="6" w:space="0" w:color="E6E6E6"/>
              <w:right w:val="single" w:sz="6" w:space="0" w:color="E6E6E6"/>
            </w:tcBorders>
            <w:vAlign w:val="center"/>
          </w:tcPr>
          <w:p w14:paraId="70BE3473" w14:textId="3BC1C0D9" w:rsidR="6556B100" w:rsidRDefault="6556B100" w:rsidP="6556B100">
            <w:pPr>
              <w:spacing w:after="0" w:line="300" w:lineRule="auto"/>
              <w:rPr>
                <w:szCs w:val="22"/>
              </w:rPr>
            </w:pPr>
            <w:r w:rsidRPr="6556B100">
              <w:rPr>
                <w:szCs w:val="22"/>
              </w:rPr>
              <w:t>Expiration Date</w:t>
            </w:r>
          </w:p>
        </w:tc>
        <w:tc>
          <w:tcPr>
            <w:tcW w:w="3874" w:type="dxa"/>
            <w:tcBorders>
              <w:top w:val="single" w:sz="6" w:space="0" w:color="E6E6E6"/>
              <w:left w:val="single" w:sz="6" w:space="0" w:color="E6E6E6"/>
              <w:bottom w:val="single" w:sz="6" w:space="0" w:color="E6E6E6"/>
              <w:right w:val="single" w:sz="6" w:space="0" w:color="E6E6E6"/>
            </w:tcBorders>
            <w:vAlign w:val="center"/>
          </w:tcPr>
          <w:p w14:paraId="1E879DB5" w14:textId="01446B03" w:rsidR="6556B100" w:rsidRDefault="6556B100" w:rsidP="6556B100">
            <w:pPr>
              <w:spacing w:after="0" w:line="300" w:lineRule="auto"/>
              <w:rPr>
                <w:szCs w:val="22"/>
              </w:rPr>
            </w:pPr>
            <w:r w:rsidRPr="6556B100">
              <w:rPr>
                <w:szCs w:val="22"/>
              </w:rPr>
              <w:t>Trial expiration date</w:t>
            </w:r>
          </w:p>
        </w:tc>
        <w:tc>
          <w:tcPr>
            <w:tcW w:w="3874" w:type="dxa"/>
            <w:tcBorders>
              <w:top w:val="single" w:sz="6" w:space="0" w:color="E6E6E6"/>
              <w:left w:val="single" w:sz="6" w:space="0" w:color="E6E6E6"/>
              <w:bottom w:val="single" w:sz="6" w:space="0" w:color="E6E6E6"/>
              <w:right w:val="single" w:sz="6" w:space="0" w:color="E6E6E6"/>
            </w:tcBorders>
            <w:vAlign w:val="center"/>
          </w:tcPr>
          <w:p w14:paraId="5535EB8A" w14:textId="13076921" w:rsidR="19DC107C" w:rsidRDefault="19DC107C" w:rsidP="6556B100">
            <w:pPr>
              <w:spacing w:line="300" w:lineRule="auto"/>
            </w:pPr>
            <w:r w:rsidRPr="6556B100">
              <w:rPr>
                <w:szCs w:val="22"/>
              </w:rPr>
              <w:t>vr_entitlement</w:t>
            </w:r>
          </w:p>
        </w:tc>
      </w:tr>
    </w:tbl>
    <w:p w14:paraId="19A46809" w14:textId="60730EFB" w:rsidR="333A3DF6" w:rsidRDefault="333A3DF6" w:rsidP="6556B100">
      <w:pPr>
        <w:pStyle w:val="ListParagraph"/>
        <w:spacing w:after="0" w:line="300" w:lineRule="auto"/>
        <w:rPr>
          <w:szCs w:val="22"/>
        </w:rPr>
      </w:pPr>
    </w:p>
    <w:p w14:paraId="5FB3A00F" w14:textId="26D07625" w:rsidR="333A3DF6" w:rsidRDefault="333A3DF6" w:rsidP="6556B100">
      <w:pPr>
        <w:pStyle w:val="ListParagraph"/>
        <w:spacing w:after="0" w:line="300" w:lineRule="auto"/>
        <w:rPr>
          <w:szCs w:val="22"/>
        </w:rPr>
      </w:pPr>
    </w:p>
    <w:p w14:paraId="4ECC8FDA" w14:textId="3338222B" w:rsidR="333A3DF6" w:rsidRDefault="333A3DF6" w:rsidP="6556B100">
      <w:pPr>
        <w:pStyle w:val="ListParagraph"/>
        <w:spacing w:after="0" w:line="300" w:lineRule="auto"/>
        <w:rPr>
          <w:szCs w:val="22"/>
        </w:rPr>
      </w:pPr>
    </w:p>
    <w:p w14:paraId="3C61B80A" w14:textId="3738A5B8" w:rsidR="333A3DF6" w:rsidRDefault="333A3DF6" w:rsidP="6556B100">
      <w:pPr>
        <w:pStyle w:val="ListParagraph"/>
        <w:spacing w:after="0" w:line="300" w:lineRule="auto"/>
        <w:rPr>
          <w:szCs w:val="22"/>
        </w:rPr>
      </w:pPr>
    </w:p>
    <w:p w14:paraId="1B5BE061" w14:textId="516CFCD5" w:rsidR="333A3DF6" w:rsidRDefault="62E57899" w:rsidP="6556B100">
      <w:r w:rsidRPr="6556B100">
        <w:rPr>
          <w:b/>
          <w:bCs/>
        </w:rPr>
        <w:t>Trial Starts by Version</w:t>
      </w:r>
      <w:r w:rsidR="21A99A89" w:rsidRPr="6556B100">
        <w:rPr>
          <w:b/>
          <w:bCs/>
        </w:rPr>
        <w:t xml:space="preserve"> </w:t>
      </w:r>
      <w:r w:rsidR="304CAC6A" w:rsidRPr="6556B100">
        <w:t xml:space="preserve">(bar chart) </w:t>
      </w:r>
      <w:r w:rsidR="21A99A89" w:rsidRPr="6556B100">
        <w:t>d</w:t>
      </w:r>
      <w:r w:rsidRPr="6556B100">
        <w:rPr>
          <w:szCs w:val="22"/>
        </w:rPr>
        <w:t>isplays trial adoption by software version</w:t>
      </w:r>
      <w:r w:rsidR="25AE3558" w:rsidRPr="6556B100">
        <w:rPr>
          <w:szCs w:val="22"/>
        </w:rPr>
        <w:t xml:space="preserve"> to identify which product versions are being evaluated .</w:t>
      </w:r>
    </w:p>
    <w:p w14:paraId="2B739E42" w14:textId="254CDC1D" w:rsidR="333A3DF6" w:rsidRDefault="33CC8AAB" w:rsidP="6556B100">
      <w:pPr>
        <w:spacing w:before="210" w:after="210" w:line="300" w:lineRule="auto"/>
        <w:rPr>
          <w:szCs w:val="22"/>
        </w:rPr>
      </w:pPr>
      <w:r w:rsidRPr="6556B100">
        <w:rPr>
          <w:b/>
          <w:bCs/>
          <w:szCs w:val="22"/>
        </w:rPr>
        <w:t>X-</w:t>
      </w:r>
      <w:r w:rsidR="62E57899" w:rsidRPr="6556B100">
        <w:rPr>
          <w:b/>
          <w:bCs/>
          <w:szCs w:val="22"/>
        </w:rPr>
        <w:t>Axis:</w:t>
      </w:r>
      <w:r w:rsidR="62E57899" w:rsidRPr="6556B100">
        <w:rPr>
          <w:szCs w:val="22"/>
        </w:rPr>
        <w:t xml:space="preserve"> Version</w:t>
      </w:r>
      <w:r w:rsidR="72F5A7A9" w:rsidRPr="6556B100">
        <w:rPr>
          <w:szCs w:val="22"/>
        </w:rPr>
        <w:t xml:space="preserve"> (vr_entitlement)</w:t>
      </w:r>
    </w:p>
    <w:p w14:paraId="249625F0" w14:textId="59ADDF25" w:rsidR="333A3DF6" w:rsidRDefault="72F5A7A9" w:rsidP="6556B100">
      <w:pPr>
        <w:spacing w:before="210" w:after="210" w:line="300" w:lineRule="auto"/>
        <w:rPr>
          <w:szCs w:val="22"/>
        </w:rPr>
      </w:pPr>
      <w:r w:rsidRPr="6556B100">
        <w:rPr>
          <w:b/>
          <w:bCs/>
          <w:szCs w:val="22"/>
        </w:rPr>
        <w:t>Y-Axis</w:t>
      </w:r>
      <w:r w:rsidR="62E57899" w:rsidRPr="6556B100">
        <w:rPr>
          <w:b/>
          <w:bCs/>
          <w:szCs w:val="22"/>
        </w:rPr>
        <w:t>:</w:t>
      </w:r>
      <w:r w:rsidR="62E57899" w:rsidRPr="6556B100">
        <w:rPr>
          <w:szCs w:val="22"/>
        </w:rPr>
        <w:t xml:space="preserve"> Trial Starts</w:t>
      </w:r>
      <w:r w:rsidR="5217BF3D" w:rsidRPr="6556B100">
        <w:rPr>
          <w:szCs w:val="22"/>
        </w:rPr>
        <w:t xml:space="preserve"> (Measure)</w:t>
      </w:r>
    </w:p>
    <w:p w14:paraId="31B686CF" w14:textId="21696CD9" w:rsidR="333A3DF6" w:rsidRDefault="333A3DF6" w:rsidP="6556B100">
      <w:pPr>
        <w:spacing w:after="0" w:line="300" w:lineRule="auto"/>
        <w:rPr>
          <w:szCs w:val="22"/>
        </w:rPr>
      </w:pPr>
    </w:p>
    <w:p w14:paraId="07B0C808" w14:textId="125C9939" w:rsidR="333A3DF6" w:rsidRDefault="6C6AAF7E" w:rsidP="6556B100">
      <w:pPr>
        <w:rPr>
          <w:szCs w:val="22"/>
        </w:rPr>
      </w:pPr>
      <w:r w:rsidRPr="6556B100">
        <w:rPr>
          <w:b/>
          <w:bCs/>
        </w:rPr>
        <w:t>Days Until Expiration by Customer</w:t>
      </w:r>
      <w:r w:rsidR="5A97DAC5" w:rsidRPr="6556B100">
        <w:rPr>
          <w:b/>
          <w:bCs/>
        </w:rPr>
        <w:t xml:space="preserve"> </w:t>
      </w:r>
      <w:r w:rsidR="740C7EEC" w:rsidRPr="6556B100">
        <w:t xml:space="preserve">(bar chart) </w:t>
      </w:r>
      <w:r w:rsidR="5A97DAC5" w:rsidRPr="6556B100">
        <w:rPr>
          <w:szCs w:val="22"/>
        </w:rPr>
        <w:t>d</w:t>
      </w:r>
      <w:r w:rsidRPr="6556B100">
        <w:rPr>
          <w:szCs w:val="22"/>
        </w:rPr>
        <w:t>isplays remaining trial duration for each active trial customer.</w:t>
      </w:r>
    </w:p>
    <w:p w14:paraId="2139C163" w14:textId="62895731" w:rsidR="333A3DF6" w:rsidRDefault="2162ABBA" w:rsidP="6556B100">
      <w:pPr>
        <w:spacing w:before="210" w:after="210" w:line="300" w:lineRule="auto"/>
        <w:rPr>
          <w:szCs w:val="22"/>
        </w:rPr>
      </w:pPr>
      <w:r w:rsidRPr="6556B100">
        <w:rPr>
          <w:b/>
          <w:bCs/>
          <w:szCs w:val="22"/>
        </w:rPr>
        <w:t>X-</w:t>
      </w:r>
      <w:r w:rsidR="6C6AAF7E" w:rsidRPr="6556B100">
        <w:rPr>
          <w:b/>
          <w:bCs/>
          <w:szCs w:val="22"/>
        </w:rPr>
        <w:t>Axis:</w:t>
      </w:r>
      <w:r w:rsidR="6C6AAF7E" w:rsidRPr="6556B100">
        <w:rPr>
          <w:szCs w:val="22"/>
        </w:rPr>
        <w:t xml:space="preserve"> Customer</w:t>
      </w:r>
      <w:r w:rsidR="3C448765" w:rsidRPr="6556B100">
        <w:rPr>
          <w:szCs w:val="22"/>
        </w:rPr>
        <w:t xml:space="preserve"> (vr_entitlement)</w:t>
      </w:r>
    </w:p>
    <w:p w14:paraId="157AAF28" w14:textId="4A44D1CF" w:rsidR="333A3DF6" w:rsidRDefault="3C448765" w:rsidP="6556B100">
      <w:pPr>
        <w:spacing w:before="210" w:after="210" w:line="300" w:lineRule="auto"/>
        <w:rPr>
          <w:szCs w:val="22"/>
        </w:rPr>
      </w:pPr>
      <w:r w:rsidRPr="6556B100">
        <w:rPr>
          <w:b/>
          <w:bCs/>
          <w:szCs w:val="22"/>
        </w:rPr>
        <w:t>Y-Axis</w:t>
      </w:r>
      <w:r w:rsidR="6C6AAF7E" w:rsidRPr="6556B100">
        <w:rPr>
          <w:b/>
          <w:bCs/>
          <w:szCs w:val="22"/>
        </w:rPr>
        <w:t>:</w:t>
      </w:r>
      <w:r w:rsidR="6C6AAF7E" w:rsidRPr="6556B100">
        <w:rPr>
          <w:szCs w:val="22"/>
        </w:rPr>
        <w:t xml:space="preserve"> Days Until Expiration</w:t>
      </w:r>
      <w:r w:rsidR="46689E6A" w:rsidRPr="6556B100">
        <w:rPr>
          <w:szCs w:val="22"/>
        </w:rPr>
        <w:t xml:space="preserve"> (Measure)</w:t>
      </w:r>
    </w:p>
    <w:p w14:paraId="142D5E28" w14:textId="0E807156" w:rsidR="333A3DF6" w:rsidRDefault="333A3DF6" w:rsidP="6556B100">
      <w:pPr>
        <w:spacing w:after="0" w:line="300" w:lineRule="auto"/>
        <w:rPr>
          <w:szCs w:val="22"/>
        </w:rPr>
      </w:pPr>
    </w:p>
    <w:p w14:paraId="3991D779" w14:textId="025AA6FC" w:rsidR="333A3DF6" w:rsidRDefault="333A3DF6" w:rsidP="6556B100">
      <w:pPr>
        <w:spacing w:after="0" w:line="300" w:lineRule="auto"/>
        <w:rPr>
          <w:szCs w:val="22"/>
        </w:rPr>
      </w:pPr>
    </w:p>
    <w:p w14:paraId="0D420995" w14:textId="4779FE33" w:rsidR="333A3DF6" w:rsidRDefault="62E57899" w:rsidP="6556B100">
      <w:pPr>
        <w:rPr>
          <w:szCs w:val="22"/>
        </w:rPr>
      </w:pPr>
      <w:r w:rsidRPr="6556B100">
        <w:rPr>
          <w:b/>
          <w:bCs/>
        </w:rPr>
        <w:t>Trial Start Dates</w:t>
      </w:r>
      <w:r w:rsidR="335C0FAB" w:rsidRPr="6556B100">
        <w:rPr>
          <w:b/>
          <w:bCs/>
        </w:rPr>
        <w:t xml:space="preserve"> </w:t>
      </w:r>
      <w:r w:rsidR="1D0CFE10" w:rsidRPr="6556B100">
        <w:t xml:space="preserve">(bar chart) </w:t>
      </w:r>
      <w:r w:rsidR="335C0FAB" w:rsidRPr="6556B100">
        <w:t>d</w:t>
      </w:r>
      <w:r w:rsidRPr="6556B100">
        <w:rPr>
          <w:szCs w:val="22"/>
        </w:rPr>
        <w:t>isplays trial activity over time based on the First Used Date</w:t>
      </w:r>
      <w:r w:rsidR="451D9A57" w:rsidRPr="6556B100">
        <w:rPr>
          <w:szCs w:val="22"/>
        </w:rPr>
        <w:t>. This measures effectiveness of marketing and lead generation efforts.</w:t>
      </w:r>
    </w:p>
    <w:p w14:paraId="5347D999" w14:textId="7E9E47F5" w:rsidR="333A3DF6" w:rsidRDefault="675CBACD" w:rsidP="6556B100">
      <w:pPr>
        <w:spacing w:before="210" w:after="210" w:line="300" w:lineRule="auto"/>
        <w:rPr>
          <w:szCs w:val="22"/>
        </w:rPr>
      </w:pPr>
      <w:r w:rsidRPr="6556B100">
        <w:rPr>
          <w:b/>
          <w:bCs/>
          <w:szCs w:val="22"/>
        </w:rPr>
        <w:t>X-</w:t>
      </w:r>
      <w:r w:rsidR="62E57899" w:rsidRPr="6556B100">
        <w:rPr>
          <w:b/>
          <w:bCs/>
          <w:szCs w:val="22"/>
        </w:rPr>
        <w:t>Axis:</w:t>
      </w:r>
      <w:r w:rsidR="62E57899" w:rsidRPr="6556B100">
        <w:rPr>
          <w:szCs w:val="22"/>
        </w:rPr>
        <w:t xml:space="preserve"> First Used Date</w:t>
      </w:r>
      <w:r w:rsidR="1F409E42" w:rsidRPr="6556B100">
        <w:rPr>
          <w:szCs w:val="22"/>
        </w:rPr>
        <w:t xml:space="preserve"> (vr_entitlement)</w:t>
      </w:r>
    </w:p>
    <w:p w14:paraId="072415CE" w14:textId="3C31128C" w:rsidR="333A3DF6" w:rsidRDefault="05AD6ADE" w:rsidP="6556B100">
      <w:pPr>
        <w:spacing w:before="210" w:after="210" w:line="300" w:lineRule="auto"/>
        <w:rPr>
          <w:szCs w:val="22"/>
        </w:rPr>
      </w:pPr>
      <w:r w:rsidRPr="6556B100">
        <w:rPr>
          <w:b/>
          <w:bCs/>
          <w:szCs w:val="22"/>
        </w:rPr>
        <w:t>Y-Axis</w:t>
      </w:r>
      <w:r w:rsidR="62E57899" w:rsidRPr="6556B100">
        <w:rPr>
          <w:b/>
          <w:bCs/>
          <w:szCs w:val="22"/>
        </w:rPr>
        <w:t>:</w:t>
      </w:r>
      <w:r w:rsidR="62E57899" w:rsidRPr="6556B100">
        <w:rPr>
          <w:szCs w:val="22"/>
        </w:rPr>
        <w:t xml:space="preserve"> Count of Customers</w:t>
      </w:r>
      <w:r w:rsidR="4D284D43" w:rsidRPr="6556B100">
        <w:rPr>
          <w:szCs w:val="22"/>
        </w:rPr>
        <w:t xml:space="preserve"> (vr_entitlement)</w:t>
      </w:r>
    </w:p>
    <w:p w14:paraId="5FF02709" w14:textId="16E0555A" w:rsidR="6556B100" w:rsidRDefault="6556B100"/>
    <w:p w14:paraId="5B35DBAC" w14:textId="3709F4B2" w:rsidR="00E049DE" w:rsidRPr="00623E72" w:rsidRDefault="00E049DE" w:rsidP="00623E72">
      <w:pPr>
        <w:pStyle w:val="Heading2"/>
        <w:spacing w:after="240"/>
      </w:pPr>
      <w:bookmarkStart w:id="42" w:name="_Toc238034728"/>
      <w:r>
        <w:t>Geography</w:t>
      </w:r>
      <w:bookmarkEnd w:id="42"/>
    </w:p>
    <w:p w14:paraId="782CDC95" w14:textId="4D38D9D1" w:rsidR="00E049DE" w:rsidRPr="00E049DE" w:rsidRDefault="00E049DE" w:rsidP="00E049DE">
      <w:r w:rsidRPr="00E049DE">
        <w:t xml:space="preserve">The Geography page provides a geographic view of lead generation, trials, and licensed customers. It helps identify market concentration and areas with growth potential. </w:t>
      </w:r>
    </w:p>
    <w:p w14:paraId="7FA997EF" w14:textId="6086C660" w:rsidR="00E049DE" w:rsidRPr="00E049DE" w:rsidRDefault="192BF4EB" w:rsidP="6556B100">
      <w:r w:rsidRPr="6556B100">
        <w:rPr>
          <w:b/>
          <w:bCs/>
        </w:rPr>
        <w:t xml:space="preserve">Total Interest </w:t>
      </w:r>
      <w:r w:rsidR="00E049DE" w:rsidRPr="6556B100">
        <w:rPr>
          <w:b/>
          <w:bCs/>
        </w:rPr>
        <w:t>by Country</w:t>
      </w:r>
      <w:r w:rsidR="004B60E8" w:rsidRPr="6556B100">
        <w:rPr>
          <w:b/>
          <w:bCs/>
        </w:rPr>
        <w:t xml:space="preserve"> </w:t>
      </w:r>
      <w:r w:rsidR="33E6291F" w:rsidRPr="6556B100">
        <w:rPr>
          <w:b/>
          <w:bCs/>
        </w:rPr>
        <w:t xml:space="preserve">Map </w:t>
      </w:r>
      <w:r w:rsidR="004B60E8">
        <w:t>d</w:t>
      </w:r>
      <w:r w:rsidR="00E049DE">
        <w:t>isplays all customer contacts by geography</w:t>
      </w:r>
      <w:r w:rsidR="004B60E8">
        <w:t xml:space="preserve"> to s</w:t>
      </w:r>
      <w:r w:rsidR="00E049DE">
        <w:t>how</w:t>
      </w:r>
      <w:r w:rsidR="004B60E8">
        <w:t xml:space="preserve"> </w:t>
      </w:r>
      <w:r w:rsidR="00E049DE">
        <w:t>overall geographic distribution of the customer base.</w:t>
      </w:r>
      <w:r w:rsidR="004B60E8" w:rsidRPr="6556B100">
        <w:rPr>
          <w:b/>
          <w:bCs/>
        </w:rPr>
        <w:t xml:space="preserve"> </w:t>
      </w:r>
    </w:p>
    <w:p w14:paraId="7E56F6B1" w14:textId="73AECD84" w:rsidR="00E049DE" w:rsidRPr="00E049DE" w:rsidRDefault="4C13ED99" w:rsidP="6556B100">
      <w:r>
        <w:t>Location: Country (vr_customer)</w:t>
      </w:r>
    </w:p>
    <w:p w14:paraId="130C5011" w14:textId="749262C3" w:rsidR="00E049DE" w:rsidRPr="00E049DE" w:rsidRDefault="4C13ED99" w:rsidP="6556B100">
      <w:r>
        <w:t>Legend: Type (vr_entitlement)</w:t>
      </w:r>
    </w:p>
    <w:p w14:paraId="74B941EB" w14:textId="5557BAE9" w:rsidR="00E049DE" w:rsidRPr="00E049DE" w:rsidRDefault="4C13ED99" w:rsidP="6556B100">
      <w:r>
        <w:t>Size: Users (Measure)</w:t>
      </w:r>
    </w:p>
    <w:p w14:paraId="7654B4A3" w14:textId="1C1930B7" w:rsidR="00E049DE" w:rsidRPr="00E049DE" w:rsidRDefault="00E049DE" w:rsidP="6556B100">
      <w:r w:rsidRPr="6556B100">
        <w:rPr>
          <w:b/>
          <w:bCs/>
        </w:rPr>
        <w:t>Trials by Country</w:t>
      </w:r>
      <w:r w:rsidR="004B60E8" w:rsidRPr="6556B100">
        <w:rPr>
          <w:b/>
          <w:bCs/>
        </w:rPr>
        <w:t xml:space="preserve"> </w:t>
      </w:r>
      <w:r w:rsidR="1518E6CF" w:rsidRPr="6556B100">
        <w:rPr>
          <w:b/>
          <w:bCs/>
        </w:rPr>
        <w:t xml:space="preserve">Map </w:t>
      </w:r>
      <w:r w:rsidR="0E429A90">
        <w:t>d</w:t>
      </w:r>
      <w:r>
        <w:t>isplays customers currently in trial status</w:t>
      </w:r>
      <w:r w:rsidR="58BEC836">
        <w:t>.</w:t>
      </w:r>
    </w:p>
    <w:p w14:paraId="408F6C70" w14:textId="73AECD84" w:rsidR="00E049DE" w:rsidRPr="00E049DE" w:rsidRDefault="38B2424C" w:rsidP="6556B100">
      <w:r>
        <w:t>Location: Country (vr_customer)</w:t>
      </w:r>
    </w:p>
    <w:p w14:paraId="50C55BDB" w14:textId="57159937" w:rsidR="00E049DE" w:rsidRPr="00E049DE" w:rsidRDefault="38B2424C" w:rsidP="6556B100">
      <w:r>
        <w:t>Size: Trial Customers (Measure)</w:t>
      </w:r>
    </w:p>
    <w:p w14:paraId="233F741D" w14:textId="56DFFA8A" w:rsidR="00E049DE" w:rsidRPr="00E049DE" w:rsidRDefault="38B2424C" w:rsidP="6556B100">
      <w:r>
        <w:t>DAX:</w:t>
      </w:r>
    </w:p>
    <w:p w14:paraId="63C29F75" w14:textId="7A8AAA2C" w:rsidR="00E049DE" w:rsidRPr="00E049DE" w:rsidRDefault="38B2424C"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Trial Customers = </w:t>
      </w:r>
    </w:p>
    <w:p w14:paraId="3E75AFF8" w14:textId="46397A38" w:rsidR="00E049DE" w:rsidRPr="00E049DE" w:rsidRDefault="38B2424C" w:rsidP="6556B100">
      <w:pPr>
        <w:shd w:val="clear" w:color="auto" w:fill="FFFFFF" w:themeFill="background1"/>
        <w:spacing w:after="0" w:line="270" w:lineRule="auto"/>
        <w:ind w:left="720"/>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13CCF0A8" w14:textId="64771D50" w:rsidR="00E049DE" w:rsidRPr="00E049DE" w:rsidRDefault="38B2424C"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071D23C3" w14:textId="35C9B0E4" w:rsidR="00E049DE" w:rsidRPr="00E049DE" w:rsidRDefault="38B2424C"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"Trial"</w:t>
      </w:r>
    </w:p>
    <w:p w14:paraId="567B4787" w14:textId="5E1E4118" w:rsidR="00E049DE" w:rsidRPr="00E049DE" w:rsidRDefault="38B2424C"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w:t>
      </w:r>
    </w:p>
    <w:p w14:paraId="52F507A6" w14:textId="0BBB52DB" w:rsidR="00E049DE" w:rsidRPr="00E049DE" w:rsidRDefault="00E049DE" w:rsidP="6556B100"/>
    <w:p w14:paraId="60C26E5E" w14:textId="4882B5D8" w:rsidR="00E049DE" w:rsidRPr="00E049DE" w:rsidRDefault="00E049DE" w:rsidP="00E049DE">
      <w:r w:rsidRPr="6556B100">
        <w:rPr>
          <w:b/>
          <w:bCs/>
        </w:rPr>
        <w:t>Customers by Country</w:t>
      </w:r>
      <w:r w:rsidR="004B60E8" w:rsidRPr="6556B100">
        <w:rPr>
          <w:b/>
          <w:bCs/>
        </w:rPr>
        <w:t xml:space="preserve"> </w:t>
      </w:r>
      <w:r w:rsidR="56A9C947" w:rsidRPr="6556B100">
        <w:rPr>
          <w:b/>
          <w:bCs/>
        </w:rPr>
        <w:t xml:space="preserve">Map </w:t>
      </w:r>
      <w:r w:rsidR="004B60E8">
        <w:t>displays license holders.</w:t>
      </w:r>
    </w:p>
    <w:p w14:paraId="1000D49D" w14:textId="73AECD84" w:rsidR="565BFC97" w:rsidRDefault="565BFC97" w:rsidP="6556B100">
      <w:r>
        <w:lastRenderedPageBreak/>
        <w:t>Location: Country (vr_customer)</w:t>
      </w:r>
    </w:p>
    <w:p w14:paraId="474F017F" w14:textId="245DA206" w:rsidR="565BFC97" w:rsidRDefault="565BFC97" w:rsidP="6556B100">
      <w:r>
        <w:t>Size: Licensed Customers (Measure)</w:t>
      </w:r>
    </w:p>
    <w:p w14:paraId="0E84B72D" w14:textId="56DFFA8A" w:rsidR="565BFC97" w:rsidRDefault="565BFC97" w:rsidP="6556B100">
      <w:r>
        <w:t>DAX:</w:t>
      </w:r>
    </w:p>
    <w:p w14:paraId="056114D3" w14:textId="76C6F195" w:rsidR="565BFC97" w:rsidRDefault="565BFC97"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Licensed Customers = </w:t>
      </w:r>
    </w:p>
    <w:p w14:paraId="5A370287" w14:textId="3E707AB1" w:rsidR="565BFC97" w:rsidRDefault="565BFC97" w:rsidP="6556B100">
      <w:pPr>
        <w:shd w:val="clear" w:color="auto" w:fill="FFFFFF" w:themeFill="background1"/>
        <w:spacing w:after="0" w:line="270" w:lineRule="auto"/>
        <w:ind w:left="720"/>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2F504091" w14:textId="4579C97F" w:rsidR="565BFC97" w:rsidRDefault="565BFC97"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5CBA6D15" w14:textId="54B829AD" w:rsidR="565BFC97" w:rsidRDefault="565BFC97"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"License"</w:t>
      </w:r>
    </w:p>
    <w:p w14:paraId="2474AFF7" w14:textId="3934FAEF" w:rsidR="565BFC97" w:rsidRDefault="565BFC97" w:rsidP="6556B100">
      <w:pPr>
        <w:shd w:val="clear" w:color="auto" w:fill="FFFFFF" w:themeFill="background1"/>
        <w:spacing w:after="0" w:line="270" w:lineRule="auto"/>
        <w:ind w:left="720"/>
      </w:pPr>
      <w:r w:rsidRPr="6556B100">
        <w:rPr>
          <w:rFonts w:ascii="Consolas" w:eastAsia="Consolas" w:hAnsi="Consolas" w:cs="Consolas"/>
          <w:color w:val="000000" w:themeColor="text1"/>
          <w:sz w:val="18"/>
          <w:szCs w:val="18"/>
        </w:rPr>
        <w:t>)</w:t>
      </w:r>
    </w:p>
    <w:p w14:paraId="5C7ADD2F" w14:textId="49F2F9C5" w:rsidR="6556B100" w:rsidRDefault="6556B100" w:rsidP="6556B100">
      <w:pPr>
        <w:shd w:val="clear" w:color="auto" w:fill="FFFFFF" w:themeFill="background1"/>
        <w:spacing w:after="0" w:line="270" w:lineRule="auto"/>
        <w:ind w:left="720"/>
        <w:rPr>
          <w:rFonts w:ascii="Consolas" w:eastAsia="Consolas" w:hAnsi="Consolas" w:cs="Consolas"/>
          <w:color w:val="000000" w:themeColor="text1"/>
          <w:sz w:val="18"/>
          <w:szCs w:val="18"/>
        </w:rPr>
      </w:pPr>
    </w:p>
    <w:p w14:paraId="7B58433D" w14:textId="0AC0F587" w:rsidR="6556B100" w:rsidRDefault="6556B100" w:rsidP="6556B100">
      <w:pPr>
        <w:shd w:val="clear" w:color="auto" w:fill="FFFFFF" w:themeFill="background1"/>
        <w:spacing w:after="0" w:line="270" w:lineRule="auto"/>
        <w:ind w:left="720"/>
        <w:rPr>
          <w:rFonts w:ascii="Consolas" w:eastAsia="Consolas" w:hAnsi="Consolas" w:cs="Consolas"/>
          <w:color w:val="000000" w:themeColor="text1"/>
          <w:sz w:val="18"/>
          <w:szCs w:val="18"/>
        </w:rPr>
      </w:pPr>
    </w:p>
    <w:p w14:paraId="2BE61300" w14:textId="21F9528B" w:rsidR="00E049DE" w:rsidRPr="00E049DE" w:rsidRDefault="00E049DE" w:rsidP="00E049DE">
      <w:pPr>
        <w:rPr>
          <w:b/>
          <w:bCs/>
        </w:rPr>
      </w:pPr>
      <w:r w:rsidRPr="00E049DE">
        <w:rPr>
          <w:b/>
          <w:bCs/>
        </w:rPr>
        <w:t>Customer Geography Table</w:t>
      </w:r>
      <w:r w:rsidR="004B60E8">
        <w:rPr>
          <w:b/>
          <w:bCs/>
        </w:rPr>
        <w:t xml:space="preserve"> </w:t>
      </w:r>
      <w:r w:rsidR="004B60E8">
        <w:t>d</w:t>
      </w:r>
      <w:r w:rsidRPr="00E049DE">
        <w:t>isplays customer location and entitlement status.</w:t>
      </w:r>
    </w:p>
    <w:tbl>
      <w:tblPr>
        <w:tblW w:w="3581" w:type="dxa"/>
        <w:tblCellSpacing w:w="15" w:type="dxa"/>
        <w:tblCellMar>
          <w:top w:w="15" w:type="dxa"/>
          <w:left w:w="15" w:type="dxa"/>
          <w:bottom w:w="15" w:type="dxa"/>
          <w:right w:w="15" w:type="dxa"/>
        </w:tblCellMar>
        <w:tblLook w:val="04A0" w:firstRow="1" w:lastRow="0" w:firstColumn="1" w:lastColumn="0" w:noHBand="0" w:noVBand="1"/>
      </w:tblPr>
      <w:tblGrid>
        <w:gridCol w:w="1652"/>
        <w:gridCol w:w="30"/>
        <w:gridCol w:w="1899"/>
      </w:tblGrid>
      <w:tr w:rsidR="00E049DE" w:rsidRPr="00E049DE" w14:paraId="4327E770" w14:textId="77777777" w:rsidTr="6556B100">
        <w:trPr>
          <w:trHeight w:val="300"/>
          <w:tblHeader/>
          <w:tblCellSpacing w:w="15" w:type="dxa"/>
        </w:trPr>
        <w:tc>
          <w:tcPr>
            <w:tcW w:w="167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3AD22" w14:textId="77777777" w:rsidR="00E049DE" w:rsidRPr="00E049DE" w:rsidRDefault="00E049DE" w:rsidP="00E049DE">
            <w:pPr>
              <w:rPr>
                <w:b/>
                <w:bCs/>
              </w:rPr>
            </w:pPr>
            <w:r w:rsidRPr="00E049DE">
              <w:rPr>
                <w:b/>
                <w:bCs/>
              </w:rPr>
              <w:t>Field</w:t>
            </w:r>
          </w:p>
        </w:tc>
        <w:tc>
          <w:tcPr>
            <w:tcW w:w="1903" w:type="dxa"/>
            <w:gridSpan w:val="2"/>
            <w:tcBorders>
              <w:top w:val="single" w:sz="6" w:space="0" w:color="E6E6E6"/>
              <w:left w:val="single" w:sz="6" w:space="0" w:color="E6E6E6"/>
              <w:bottom w:val="single" w:sz="6" w:space="0" w:color="E6E6E6"/>
              <w:right w:val="single" w:sz="6" w:space="0" w:color="E6E6E6"/>
            </w:tcBorders>
            <w:shd w:val="clear" w:color="auto" w:fill="F5F5F5"/>
            <w:vAlign w:val="center"/>
          </w:tcPr>
          <w:p w14:paraId="63CAE522" w14:textId="060E6416" w:rsidR="58988A7A" w:rsidRPr="6556B100" w:rsidRDefault="58988A7A" w:rsidP="6556B100">
            <w:pPr>
              <w:rPr>
                <w:b/>
                <w:bCs/>
              </w:rPr>
            </w:pPr>
            <w:r w:rsidRPr="6556B100">
              <w:rPr>
                <w:b/>
                <w:bCs/>
              </w:rPr>
              <w:t>Source</w:t>
            </w:r>
          </w:p>
        </w:tc>
      </w:tr>
      <w:tr w:rsidR="00E049DE" w:rsidRPr="00E049DE" w14:paraId="3636A3A8" w14:textId="77777777" w:rsidTr="6556B100">
        <w:trPr>
          <w:trHeight w:val="300"/>
          <w:tblCellSpacing w:w="15" w:type="dxa"/>
        </w:trPr>
        <w:tc>
          <w:tcPr>
            <w:tcW w:w="1678" w:type="dxa"/>
            <w:tcBorders>
              <w:top w:val="single" w:sz="6" w:space="0" w:color="E6E6E6"/>
              <w:left w:val="single" w:sz="6" w:space="0" w:color="E6E6E6"/>
              <w:bottom w:val="single" w:sz="6" w:space="0" w:color="E6E6E6"/>
              <w:right w:val="single" w:sz="6" w:space="0" w:color="E6E6E6"/>
            </w:tcBorders>
            <w:vAlign w:val="center"/>
            <w:hideMark/>
          </w:tcPr>
          <w:p w14:paraId="6CE69278" w14:textId="77777777" w:rsidR="00E049DE" w:rsidRPr="00E049DE" w:rsidRDefault="00E049DE" w:rsidP="00E049DE">
            <w:r w:rsidRPr="00E049DE">
              <w:t>Country</w:t>
            </w:r>
          </w:p>
        </w:tc>
        <w:tc>
          <w:tcPr>
            <w:tcW w:w="1903" w:type="dxa"/>
            <w:gridSpan w:val="2"/>
            <w:tcBorders>
              <w:top w:val="single" w:sz="6" w:space="0" w:color="E6E6E6"/>
              <w:left w:val="single" w:sz="6" w:space="0" w:color="E6E6E6"/>
              <w:bottom w:val="single" w:sz="6" w:space="0" w:color="E6E6E6"/>
              <w:right w:val="single" w:sz="6" w:space="0" w:color="E6E6E6"/>
            </w:tcBorders>
            <w:vAlign w:val="center"/>
          </w:tcPr>
          <w:p w14:paraId="45E0DAFA" w14:textId="297AE726" w:rsidR="35884D52" w:rsidRDefault="35884D52" w:rsidP="6556B100">
            <w:r>
              <w:t>vr_customer</w:t>
            </w:r>
          </w:p>
        </w:tc>
      </w:tr>
      <w:tr w:rsidR="00E049DE" w:rsidRPr="00E049DE" w14:paraId="21DB5ED0" w14:textId="77777777" w:rsidTr="6556B100">
        <w:trPr>
          <w:trHeight w:val="300"/>
          <w:tblCellSpacing w:w="15" w:type="dxa"/>
        </w:trPr>
        <w:tc>
          <w:tcPr>
            <w:tcW w:w="1678" w:type="dxa"/>
            <w:tcBorders>
              <w:top w:val="single" w:sz="6" w:space="0" w:color="E6E6E6"/>
              <w:left w:val="single" w:sz="6" w:space="0" w:color="E6E6E6"/>
              <w:bottom w:val="single" w:sz="6" w:space="0" w:color="E6E6E6"/>
              <w:right w:val="single" w:sz="6" w:space="0" w:color="E6E6E6"/>
            </w:tcBorders>
            <w:vAlign w:val="center"/>
            <w:hideMark/>
          </w:tcPr>
          <w:p w14:paraId="6931249E" w14:textId="77777777" w:rsidR="00E049DE" w:rsidRPr="00E049DE" w:rsidRDefault="00E049DE" w:rsidP="00E049DE">
            <w:r w:rsidRPr="00E049DE">
              <w:t>Customer Name</w:t>
            </w:r>
          </w:p>
        </w:tc>
        <w:tc>
          <w:tcPr>
            <w:tcW w:w="1903" w:type="dxa"/>
            <w:gridSpan w:val="2"/>
            <w:tcBorders>
              <w:top w:val="single" w:sz="6" w:space="0" w:color="E6E6E6"/>
              <w:left w:val="single" w:sz="6" w:space="0" w:color="E6E6E6"/>
              <w:bottom w:val="single" w:sz="6" w:space="0" w:color="E6E6E6"/>
              <w:right w:val="single" w:sz="6" w:space="0" w:color="E6E6E6"/>
            </w:tcBorders>
            <w:vAlign w:val="center"/>
          </w:tcPr>
          <w:p w14:paraId="041AD05A" w14:textId="3ACF33CD" w:rsidR="4E5909C8" w:rsidRDefault="4E5909C8" w:rsidP="6556B100">
            <w:r>
              <w:t>vr_customer</w:t>
            </w:r>
          </w:p>
        </w:tc>
      </w:tr>
      <w:tr w:rsidR="00E049DE" w:rsidRPr="00E049DE" w14:paraId="4755ED22" w14:textId="77777777" w:rsidTr="6556B100">
        <w:trPr>
          <w:trHeight w:val="300"/>
          <w:tblCellSpacing w:w="15" w:type="dxa"/>
        </w:trPr>
        <w:tc>
          <w:tcPr>
            <w:tcW w:w="1678" w:type="dxa"/>
            <w:tcBorders>
              <w:top w:val="single" w:sz="6" w:space="0" w:color="E6E6E6"/>
              <w:left w:val="single" w:sz="6" w:space="0" w:color="E6E6E6"/>
              <w:bottom w:val="single" w:sz="6" w:space="0" w:color="E6E6E6"/>
              <w:right w:val="single" w:sz="6" w:space="0" w:color="E6E6E6"/>
            </w:tcBorders>
            <w:vAlign w:val="center"/>
            <w:hideMark/>
          </w:tcPr>
          <w:p w14:paraId="77D1149F" w14:textId="77777777" w:rsidR="00E049DE" w:rsidRPr="00E049DE" w:rsidRDefault="00E049DE" w:rsidP="00E049DE">
            <w:r w:rsidRPr="00E049DE">
              <w:t>Type</w:t>
            </w:r>
          </w:p>
        </w:tc>
        <w:tc>
          <w:tcPr>
            <w:tcW w:w="1903" w:type="dxa"/>
            <w:gridSpan w:val="2"/>
            <w:tcBorders>
              <w:top w:val="single" w:sz="6" w:space="0" w:color="E6E6E6"/>
              <w:left w:val="single" w:sz="6" w:space="0" w:color="E6E6E6"/>
              <w:bottom w:val="single" w:sz="6" w:space="0" w:color="E6E6E6"/>
              <w:right w:val="single" w:sz="6" w:space="0" w:color="E6E6E6"/>
            </w:tcBorders>
            <w:vAlign w:val="center"/>
          </w:tcPr>
          <w:p w14:paraId="5CB346EB" w14:textId="677EB6FC" w:rsidR="79EF60D6" w:rsidRDefault="79EF60D6" w:rsidP="6556B100">
            <w:r>
              <w:t>vr_entitlement</w:t>
            </w:r>
          </w:p>
        </w:tc>
      </w:tr>
      <w:tr w:rsidR="6556B100" w14:paraId="0B84AF52" w14:textId="77777777" w:rsidTr="6556B100">
        <w:trPr>
          <w:trHeight w:val="300"/>
          <w:tblCellSpacing w:w="15" w:type="dxa"/>
        </w:trPr>
        <w:tc>
          <w:tcPr>
            <w:tcW w:w="1678" w:type="dxa"/>
            <w:gridSpan w:val="2"/>
            <w:tcBorders>
              <w:top w:val="single" w:sz="6" w:space="0" w:color="E6E6E6"/>
              <w:left w:val="single" w:sz="6" w:space="0" w:color="E6E6E6"/>
              <w:bottom w:val="single" w:sz="6" w:space="0" w:color="E6E6E6"/>
              <w:right w:val="single" w:sz="6" w:space="0" w:color="E6E6E6"/>
            </w:tcBorders>
            <w:vAlign w:val="center"/>
            <w:hideMark/>
          </w:tcPr>
          <w:p w14:paraId="10010843" w14:textId="3B41E280" w:rsidR="75A4B735" w:rsidRDefault="75A4B735" w:rsidP="6556B100">
            <w:r>
              <w:t>First Used Date</w:t>
            </w:r>
          </w:p>
        </w:tc>
        <w:tc>
          <w:tcPr>
            <w:tcW w:w="1903" w:type="dxa"/>
            <w:tcBorders>
              <w:top w:val="single" w:sz="6" w:space="0" w:color="E6E6E6"/>
              <w:left w:val="single" w:sz="6" w:space="0" w:color="E6E6E6"/>
              <w:bottom w:val="single" w:sz="6" w:space="0" w:color="E6E6E6"/>
              <w:right w:val="single" w:sz="6" w:space="0" w:color="E6E6E6"/>
            </w:tcBorders>
            <w:vAlign w:val="center"/>
          </w:tcPr>
          <w:p w14:paraId="4E24D1B5" w14:textId="264E2277" w:rsidR="0DAFCFFD" w:rsidRDefault="0DAFCFFD" w:rsidP="6556B100">
            <w:r>
              <w:t>vr_entitlement</w:t>
            </w:r>
          </w:p>
        </w:tc>
      </w:tr>
    </w:tbl>
    <w:p w14:paraId="1A0BF436" w14:textId="7B1DB3A8" w:rsidR="00E049DE" w:rsidRPr="00E049DE" w:rsidRDefault="00E049DE" w:rsidP="00E049DE"/>
    <w:p w14:paraId="57A47516" w14:textId="77777777" w:rsidR="00E049DE" w:rsidRPr="00E049DE" w:rsidRDefault="00E049DE" w:rsidP="00E049DE">
      <w:pPr>
        <w:rPr>
          <w:b/>
          <w:bCs/>
        </w:rPr>
      </w:pPr>
      <w:r w:rsidRPr="00E049DE">
        <w:rPr>
          <w:b/>
          <w:bCs/>
        </w:rPr>
        <w:t>Geographic Analysis Opportunities</w:t>
      </w:r>
    </w:p>
    <w:p w14:paraId="3BCF374A" w14:textId="77777777" w:rsidR="00E049DE" w:rsidRPr="00E049DE" w:rsidRDefault="00E049DE" w:rsidP="00BE7A0E">
      <w:pPr>
        <w:pStyle w:val="ListParagraph"/>
        <w:numPr>
          <w:ilvl w:val="0"/>
          <w:numId w:val="30"/>
        </w:numPr>
      </w:pPr>
      <w:r w:rsidRPr="00E049DE">
        <w:t>Which countries generate the most leads?</w:t>
      </w:r>
    </w:p>
    <w:p w14:paraId="7C7156BC" w14:textId="77777777" w:rsidR="00E049DE" w:rsidRPr="00E049DE" w:rsidRDefault="00E049DE" w:rsidP="00BE7A0E">
      <w:pPr>
        <w:pStyle w:val="ListParagraph"/>
        <w:numPr>
          <w:ilvl w:val="0"/>
          <w:numId w:val="30"/>
        </w:numPr>
      </w:pPr>
      <w:r w:rsidRPr="00E049DE">
        <w:t>Which countries have the highest trial activity?</w:t>
      </w:r>
    </w:p>
    <w:p w14:paraId="219BBC4D" w14:textId="77777777" w:rsidR="00E049DE" w:rsidRPr="00E049DE" w:rsidRDefault="00E049DE" w:rsidP="00BE7A0E">
      <w:pPr>
        <w:pStyle w:val="ListParagraph"/>
        <w:numPr>
          <w:ilvl w:val="0"/>
          <w:numId w:val="30"/>
        </w:numPr>
      </w:pPr>
      <w:r w:rsidRPr="00E049DE">
        <w:t>Which countries have the highest concentration of paying customers?</w:t>
      </w:r>
    </w:p>
    <w:p w14:paraId="2E5D2352" w14:textId="77777777" w:rsidR="00E049DE" w:rsidRDefault="00E049DE" w:rsidP="00BE7A0E">
      <w:pPr>
        <w:pStyle w:val="ListParagraph"/>
        <w:numPr>
          <w:ilvl w:val="0"/>
          <w:numId w:val="30"/>
        </w:numPr>
      </w:pPr>
      <w:r w:rsidRPr="00E049DE">
        <w:t>Which regions generate leads but have low conversion rates?</w:t>
      </w:r>
    </w:p>
    <w:p w14:paraId="5332AEBD" w14:textId="77777777" w:rsidR="009C3B89" w:rsidRDefault="009C3B89" w:rsidP="009C3B89"/>
    <w:p w14:paraId="6B01FABA" w14:textId="46B8EBCD" w:rsidR="009C3B89" w:rsidRPr="009C3B89" w:rsidRDefault="009C3B89" w:rsidP="009C3B89">
      <w:pPr>
        <w:pStyle w:val="Heading2"/>
      </w:pPr>
      <w:bookmarkStart w:id="43" w:name="_Toc238034729"/>
      <w:r>
        <w:t>Product &amp; Version Dashboard</w:t>
      </w:r>
      <w:bookmarkEnd w:id="43"/>
    </w:p>
    <w:p w14:paraId="08AA5CC9" w14:textId="5E088D6B" w:rsidR="009C3B89" w:rsidRPr="009C3B89" w:rsidRDefault="009C3B89" w:rsidP="009C3B89">
      <w:pPr>
        <w:spacing w:before="240"/>
      </w:pPr>
      <w:r w:rsidRPr="009C3B89">
        <w:t>The Product &amp; Version Distribution page provides visibility into product adoption and version usage across licensed customers. It helps identify which products are currently deployed and whether customers are running current or outdated versions. As additional products are introduced, this page will become more valuable for comparing adoption across products.</w:t>
      </w:r>
    </w:p>
    <w:p w14:paraId="0AB64684" w14:textId="01D8F250" w:rsidR="009C3B89" w:rsidRPr="009C3B89" w:rsidRDefault="009C3B89" w:rsidP="009C3B89"/>
    <w:p w14:paraId="0DBBF1F9" w14:textId="77777777" w:rsidR="009C3B89" w:rsidRPr="009C3B89" w:rsidRDefault="009C3B89" w:rsidP="009C3B89">
      <w:pPr>
        <w:rPr>
          <w:b/>
          <w:bCs/>
        </w:rPr>
      </w:pPr>
      <w:r w:rsidRPr="009C3B89">
        <w:rPr>
          <w:b/>
          <w:bCs/>
        </w:rPr>
        <w:t>Page Objectives</w:t>
      </w:r>
    </w:p>
    <w:p w14:paraId="442231C7" w14:textId="77777777" w:rsidR="009C3B89" w:rsidRPr="009C3B89" w:rsidRDefault="009C3B89" w:rsidP="00BE7A0E">
      <w:pPr>
        <w:numPr>
          <w:ilvl w:val="0"/>
          <w:numId w:val="33"/>
        </w:numPr>
      </w:pPr>
      <w:r w:rsidRPr="009C3B89">
        <w:t>Monitor adoption of Visualize Risk products</w:t>
      </w:r>
    </w:p>
    <w:p w14:paraId="6EDC71F0" w14:textId="77777777" w:rsidR="009C3B89" w:rsidRPr="009C3B89" w:rsidRDefault="009C3B89" w:rsidP="00BE7A0E">
      <w:pPr>
        <w:numPr>
          <w:ilvl w:val="0"/>
          <w:numId w:val="33"/>
        </w:numPr>
      </w:pPr>
      <w:r w:rsidRPr="009C3B89">
        <w:lastRenderedPageBreak/>
        <w:t>Track product distribution across the customer base</w:t>
      </w:r>
    </w:p>
    <w:p w14:paraId="1A0BEB71" w14:textId="77777777" w:rsidR="009C3B89" w:rsidRPr="009C3B89" w:rsidRDefault="009C3B89" w:rsidP="00BE7A0E">
      <w:pPr>
        <w:numPr>
          <w:ilvl w:val="0"/>
          <w:numId w:val="33"/>
        </w:numPr>
      </w:pPr>
      <w:r w:rsidRPr="009C3B89">
        <w:t>Measure version adoption</w:t>
      </w:r>
    </w:p>
    <w:p w14:paraId="56540D37" w14:textId="77777777" w:rsidR="009C3B89" w:rsidRPr="009C3B89" w:rsidRDefault="009C3B89" w:rsidP="00BE7A0E">
      <w:pPr>
        <w:numPr>
          <w:ilvl w:val="0"/>
          <w:numId w:val="33"/>
        </w:numPr>
      </w:pPr>
      <w:r w:rsidRPr="009C3B89">
        <w:t>Identify customers running outdated versions</w:t>
      </w:r>
    </w:p>
    <w:p w14:paraId="718BD58A" w14:textId="77777777" w:rsidR="009C3B89" w:rsidRPr="009C3B89" w:rsidRDefault="009C3B89" w:rsidP="00BE7A0E">
      <w:pPr>
        <w:numPr>
          <w:ilvl w:val="0"/>
          <w:numId w:val="33"/>
        </w:numPr>
      </w:pPr>
      <w:r w:rsidRPr="009C3B89">
        <w:t>Support upgrade communication campaigns</w:t>
      </w:r>
    </w:p>
    <w:p w14:paraId="1C8BF1D1" w14:textId="77777777" w:rsidR="009C3B89" w:rsidRPr="009C3B89" w:rsidRDefault="009C3B89" w:rsidP="00BE7A0E">
      <w:pPr>
        <w:numPr>
          <w:ilvl w:val="0"/>
          <w:numId w:val="33"/>
        </w:numPr>
      </w:pPr>
      <w:r w:rsidRPr="009C3B89">
        <w:t>Validate effectiveness of product update broadcasts</w:t>
      </w:r>
    </w:p>
    <w:p w14:paraId="3FC89AF2" w14:textId="3B5AC7D3" w:rsidR="009C3B89" w:rsidRPr="009C3B89" w:rsidRDefault="009C3B89" w:rsidP="009C3B89"/>
    <w:p w14:paraId="3E5946BA" w14:textId="3D3AAFBF" w:rsidR="009C3B89" w:rsidRPr="006D658E" w:rsidRDefault="009C3B89" w:rsidP="009C3B89">
      <w:r w:rsidRPr="009C3B89">
        <w:rPr>
          <w:b/>
          <w:bCs/>
        </w:rPr>
        <w:t>Licenses by Product</w:t>
      </w:r>
      <w:r>
        <w:rPr>
          <w:b/>
          <w:bCs/>
        </w:rPr>
        <w:t xml:space="preserve"> </w:t>
      </w:r>
      <w:r w:rsidR="2439F523">
        <w:t xml:space="preserve">(bar chart) </w:t>
      </w:r>
      <w:r>
        <w:t>d</w:t>
      </w:r>
      <w:r w:rsidRPr="009C3B89">
        <w:t>isplays the number of active licensed customers by product.</w:t>
      </w:r>
      <w:r w:rsidR="006D658E">
        <w:t xml:space="preserve"> </w:t>
      </w:r>
      <w:r w:rsidR="006D658E" w:rsidRPr="009C3B89">
        <w:t>Provides visibility into product adoption and product mix.</w:t>
      </w:r>
    </w:p>
    <w:p w14:paraId="1A0D1118" w14:textId="3689BB98" w:rsidR="009C3B89" w:rsidRPr="009C3B89" w:rsidRDefault="586DEA65" w:rsidP="009C3B89">
      <w:pPr>
        <w:rPr>
          <w:b/>
          <w:bCs/>
        </w:rPr>
      </w:pPr>
      <w:r w:rsidRPr="6556B100">
        <w:rPr>
          <w:b/>
          <w:bCs/>
        </w:rPr>
        <w:t>X-</w:t>
      </w:r>
      <w:r w:rsidR="009C3B89" w:rsidRPr="009C3B89">
        <w:rPr>
          <w:b/>
          <w:bCs/>
        </w:rPr>
        <w:t>Axis</w:t>
      </w:r>
      <w:r w:rsidR="009C3B89">
        <w:rPr>
          <w:b/>
          <w:bCs/>
        </w:rPr>
        <w:t xml:space="preserve">: </w:t>
      </w:r>
      <w:r w:rsidR="009C3B89" w:rsidRPr="009C3B89">
        <w:t>Product</w:t>
      </w:r>
      <w:r w:rsidR="2B23F9BF">
        <w:t xml:space="preserve"> (vr_entitlement)</w:t>
      </w:r>
    </w:p>
    <w:p w14:paraId="26FA039A" w14:textId="59DD8601" w:rsidR="009C3B89" w:rsidRPr="00D948BE" w:rsidRDefault="6F31A0C5" w:rsidP="009C3B89">
      <w:r w:rsidRPr="6556B100">
        <w:rPr>
          <w:b/>
          <w:bCs/>
        </w:rPr>
        <w:t>Y-Axis</w:t>
      </w:r>
      <w:r w:rsidR="00D948BE">
        <w:rPr>
          <w:b/>
          <w:bCs/>
        </w:rPr>
        <w:t xml:space="preserve">: </w:t>
      </w:r>
      <w:r w:rsidR="009C3B89" w:rsidRPr="009C3B89">
        <w:t>Licensed Customers</w:t>
      </w:r>
      <w:r w:rsidR="287ECDDD">
        <w:t xml:space="preserve"> (Measure)</w:t>
      </w:r>
    </w:p>
    <w:p w14:paraId="36614443" w14:textId="77777777" w:rsidR="006D658E" w:rsidRDefault="006D658E" w:rsidP="009C3B89">
      <w:pPr>
        <w:rPr>
          <w:b/>
          <w:bCs/>
        </w:rPr>
      </w:pPr>
    </w:p>
    <w:p w14:paraId="1E484B32" w14:textId="62B82A67" w:rsidR="009C3B89" w:rsidRPr="006D658E" w:rsidRDefault="009C3B89" w:rsidP="009C3B89">
      <w:pPr>
        <w:rPr>
          <w:b/>
          <w:bCs/>
        </w:rPr>
      </w:pPr>
      <w:r w:rsidRPr="009C3B89">
        <w:rPr>
          <w:b/>
          <w:bCs/>
        </w:rPr>
        <w:t>Version Adoption</w:t>
      </w:r>
      <w:r w:rsidR="006D658E">
        <w:rPr>
          <w:b/>
          <w:bCs/>
        </w:rPr>
        <w:t xml:space="preserve"> </w:t>
      </w:r>
      <w:r w:rsidR="6B3974B6" w:rsidRPr="6556B100">
        <w:rPr>
          <w:b/>
          <w:bCs/>
        </w:rPr>
        <w:t>for Risk Register</w:t>
      </w:r>
      <w:r w:rsidR="006D658E" w:rsidRPr="6556B100">
        <w:rPr>
          <w:b/>
          <w:bCs/>
        </w:rPr>
        <w:t xml:space="preserve"> </w:t>
      </w:r>
      <w:r w:rsidR="2685FEEA">
        <w:t xml:space="preserve">(pie chart) </w:t>
      </w:r>
      <w:r w:rsidR="006D658E">
        <w:t>d</w:t>
      </w:r>
      <w:r w:rsidRPr="009C3B89">
        <w:t>isplays the distribution of licensed customers by version.</w:t>
      </w:r>
      <w:r w:rsidR="0001448A">
        <w:t xml:space="preserve"> </w:t>
      </w:r>
      <w:r w:rsidR="0001448A" w:rsidRPr="009C3B89">
        <w:t>Tracks adoption of product updates and identifies customers who may require upgrade communications</w:t>
      </w:r>
      <w:r w:rsidR="0001448A">
        <w:t>.</w:t>
      </w:r>
    </w:p>
    <w:p w14:paraId="3370224F" w14:textId="482CCEDD" w:rsidR="009C3B89" w:rsidRPr="006D658E" w:rsidRDefault="72C80072" w:rsidP="009C3B89">
      <w:pPr>
        <w:rPr>
          <w:b/>
          <w:bCs/>
        </w:rPr>
      </w:pPr>
      <w:r w:rsidRPr="6556B100">
        <w:rPr>
          <w:b/>
          <w:bCs/>
        </w:rPr>
        <w:t>Legend</w:t>
      </w:r>
      <w:r w:rsidR="006D658E" w:rsidRPr="6556B100">
        <w:rPr>
          <w:b/>
          <w:bCs/>
        </w:rPr>
        <w:t xml:space="preserve">: </w:t>
      </w:r>
      <w:r w:rsidR="009C3B89">
        <w:t>Version</w:t>
      </w:r>
      <w:r w:rsidR="3D232CB1">
        <w:t xml:space="preserve"> (vr_entitlement)</w:t>
      </w:r>
    </w:p>
    <w:p w14:paraId="23700F12" w14:textId="7DB07EC9" w:rsidR="009C3B89" w:rsidRDefault="009C3B89" w:rsidP="009C3B89">
      <w:pPr>
        <w:rPr>
          <w:b/>
        </w:rPr>
      </w:pPr>
      <w:r w:rsidRPr="6556B100">
        <w:rPr>
          <w:b/>
          <w:bCs/>
        </w:rPr>
        <w:t>Value</w:t>
      </w:r>
      <w:r w:rsidR="012AD911" w:rsidRPr="6556B100">
        <w:rPr>
          <w:b/>
          <w:bCs/>
        </w:rPr>
        <w:t>s</w:t>
      </w:r>
      <w:r w:rsidR="006D658E">
        <w:rPr>
          <w:b/>
          <w:bCs/>
        </w:rPr>
        <w:t xml:space="preserve">: </w:t>
      </w:r>
      <w:r w:rsidRPr="009C3B89">
        <w:t>Count of Customers</w:t>
      </w:r>
      <w:r w:rsidR="3A3E5B66" w:rsidRPr="6556B100">
        <w:rPr>
          <w:b/>
          <w:bCs/>
        </w:rPr>
        <w:t xml:space="preserve"> </w:t>
      </w:r>
      <w:r w:rsidR="3A3E5B66">
        <w:t>(vr_entitlement)</w:t>
      </w:r>
    </w:p>
    <w:p w14:paraId="027961E5" w14:textId="77777777" w:rsidR="00992BB0" w:rsidRDefault="00992BB0" w:rsidP="009C3B89"/>
    <w:p w14:paraId="0C223D95" w14:textId="40344CDD" w:rsidR="00992BB0" w:rsidRPr="006D658E" w:rsidRDefault="00CF483E" w:rsidP="009C3B89">
      <w:r w:rsidRPr="6556B100">
        <w:rPr>
          <w:b/>
        </w:rPr>
        <w:t>Compliant Customers</w:t>
      </w:r>
      <w:r w:rsidR="00992BB0" w:rsidRPr="6556B100">
        <w:rPr>
          <w:b/>
        </w:rPr>
        <w:t xml:space="preserve"> </w:t>
      </w:r>
      <w:r w:rsidR="74561947">
        <w:t>(Measure)</w:t>
      </w:r>
    </w:p>
    <w:p w14:paraId="4B544954" w14:textId="5E4E1FAA" w:rsidR="00992BB0" w:rsidRPr="006D658E" w:rsidRDefault="74561947" w:rsidP="009C3B89">
      <w:r w:rsidRPr="6556B100">
        <w:rPr>
          <w:b/>
          <w:bCs/>
        </w:rPr>
        <w:t>DAX:</w:t>
      </w:r>
    </w:p>
    <w:p w14:paraId="63AEE7DF" w14:textId="00848B18"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Compliant</w:t>
      </w:r>
      <w:r w:rsidR="00992BB0" w:rsidRPr="6556B100">
        <w:rPr>
          <w:rFonts w:ascii="Consolas" w:eastAsia="Consolas" w:hAnsi="Consolas" w:cs="Consolas"/>
          <w:color w:val="000000" w:themeColor="text1"/>
          <w:sz w:val="18"/>
          <w:szCs w:val="18"/>
        </w:rPr>
        <w:t xml:space="preserve"> Customers</w:t>
      </w:r>
      <w:r w:rsidR="00CF483E"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0000" w:themeColor="text1"/>
          <w:sz w:val="18"/>
          <w:szCs w:val="18"/>
        </w:rPr>
        <w:t xml:space="preserve">= </w:t>
      </w:r>
    </w:p>
    <w:p w14:paraId="52150E46" w14:textId="2FED0FA6"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3165BB"/>
          <w:sz w:val="18"/>
          <w:szCs w:val="18"/>
        </w:rPr>
        <w:t>CALCULATE</w:t>
      </w:r>
      <w:r w:rsidRPr="6556B100">
        <w:rPr>
          <w:rFonts w:ascii="Consolas" w:eastAsia="Consolas" w:hAnsi="Consolas" w:cs="Consolas"/>
          <w:color w:val="000000" w:themeColor="text1"/>
          <w:sz w:val="18"/>
          <w:szCs w:val="18"/>
        </w:rPr>
        <w:t>(</w:t>
      </w:r>
    </w:p>
    <w:p w14:paraId="05A202A6" w14:textId="7936F2A7"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DISTINCTCOUNT</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vr_entitlement[Customer]</w:t>
      </w:r>
      <w:r w:rsidRPr="6556B100">
        <w:rPr>
          <w:rFonts w:ascii="Consolas" w:eastAsia="Consolas" w:hAnsi="Consolas" w:cs="Consolas"/>
          <w:color w:val="000000" w:themeColor="text1"/>
          <w:sz w:val="18"/>
          <w:szCs w:val="18"/>
        </w:rPr>
        <w:t>),</w:t>
      </w:r>
    </w:p>
    <w:p w14:paraId="5052194E" w14:textId="3A94F688"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TREATAS</w:t>
      </w:r>
      <w:r w:rsidRPr="6556B100">
        <w:rPr>
          <w:rFonts w:ascii="Consolas" w:eastAsia="Consolas" w:hAnsi="Consolas" w:cs="Consolas"/>
          <w:color w:val="000000" w:themeColor="text1"/>
          <w:sz w:val="18"/>
          <w:szCs w:val="18"/>
        </w:rPr>
        <w:t>(</w:t>
      </w:r>
    </w:p>
    <w:p w14:paraId="17E76F0F" w14:textId="0B9D8786"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CALCULATETABLE</w:t>
      </w:r>
      <w:r w:rsidRPr="6556B100">
        <w:rPr>
          <w:rFonts w:ascii="Consolas" w:eastAsia="Consolas" w:hAnsi="Consolas" w:cs="Consolas"/>
          <w:color w:val="000000" w:themeColor="text1"/>
          <w:sz w:val="18"/>
          <w:szCs w:val="18"/>
        </w:rPr>
        <w:t>(</w:t>
      </w:r>
    </w:p>
    <w:p w14:paraId="05D8239B" w14:textId="18E315BC"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3165BB"/>
          <w:sz w:val="18"/>
          <w:szCs w:val="18"/>
        </w:rPr>
        <w:t>VALUES</w:t>
      </w:r>
      <w:r w:rsidRPr="6556B100">
        <w:rPr>
          <w:rFonts w:ascii="Consolas" w:eastAsia="Consolas" w:hAnsi="Consolas" w:cs="Consolas"/>
          <w:color w:val="000000" w:themeColor="text1"/>
          <w:sz w:val="18"/>
          <w:szCs w:val="18"/>
        </w:rPr>
        <w:t>(</w:t>
      </w:r>
      <w:r w:rsidRPr="6556B100">
        <w:rPr>
          <w:rFonts w:ascii="Consolas" w:eastAsia="Consolas" w:hAnsi="Consolas" w:cs="Consolas"/>
          <w:color w:val="001080"/>
          <w:sz w:val="18"/>
          <w:szCs w:val="18"/>
        </w:rPr>
        <w:t>vr_productversion[Version]</w:t>
      </w:r>
      <w:r w:rsidRPr="6556B100">
        <w:rPr>
          <w:rFonts w:ascii="Consolas" w:eastAsia="Consolas" w:hAnsi="Consolas" w:cs="Consolas"/>
          <w:color w:val="000000" w:themeColor="text1"/>
          <w:sz w:val="18"/>
          <w:szCs w:val="18"/>
        </w:rPr>
        <w:t>),</w:t>
      </w:r>
    </w:p>
    <w:p w14:paraId="216BD58B" w14:textId="5AEE4850"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vr_productversion[Active?]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"Yes"</w:t>
      </w:r>
    </w:p>
    <w:p w14:paraId="4DE9AEFB" w14:textId="35832BD7"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p>
    <w:p w14:paraId="1959BB0B" w14:textId="5498B0BA"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vr_entitlement[Version]</w:t>
      </w:r>
    </w:p>
    <w:p w14:paraId="5E8BF9CA" w14:textId="6BF79778"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p>
    <w:p w14:paraId="0C6E959A" w14:textId="1BB4D5A6"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01080"/>
          <w:sz w:val="18"/>
          <w:szCs w:val="18"/>
        </w:rPr>
        <w:t>vr_entitlement[Type]</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A31515"/>
          <w:sz w:val="18"/>
          <w:szCs w:val="18"/>
        </w:rPr>
        <w:t>"License"</w:t>
      </w:r>
    </w:p>
    <w:p w14:paraId="78C8427F" w14:textId="3B821A7C"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r w:rsidRPr="6556B100">
        <w:rPr>
          <w:b/>
          <w:bCs/>
        </w:rPr>
        <w:t xml:space="preserve"> </w:t>
      </w:r>
    </w:p>
    <w:p w14:paraId="204EF266" w14:textId="0EC26FA6" w:rsidR="00992BB0" w:rsidRPr="006D658E" w:rsidRDefault="00992BB0" w:rsidP="6556B100">
      <w:pPr>
        <w:rPr>
          <w:b/>
          <w:bCs/>
        </w:rPr>
      </w:pPr>
    </w:p>
    <w:p w14:paraId="43161B58" w14:textId="5072E507" w:rsidR="00992BB0" w:rsidRPr="006D658E" w:rsidRDefault="74561947" w:rsidP="009C3B89">
      <w:r w:rsidRPr="6556B100">
        <w:rPr>
          <w:b/>
          <w:bCs/>
        </w:rPr>
        <w:t xml:space="preserve">Customers </w:t>
      </w:r>
      <w:r w:rsidR="00CF483E" w:rsidRPr="6556B100">
        <w:rPr>
          <w:b/>
        </w:rPr>
        <w:t>Needing Upgrade</w:t>
      </w:r>
      <w:r>
        <w:t xml:space="preserve"> (Measure)</w:t>
      </w:r>
    </w:p>
    <w:p w14:paraId="5BDA4A24" w14:textId="5E4E1FAA" w:rsidR="00992BB0" w:rsidRPr="006D658E" w:rsidRDefault="74561947" w:rsidP="009C3B89">
      <w:r w:rsidRPr="6556B100">
        <w:rPr>
          <w:b/>
          <w:bCs/>
        </w:rPr>
        <w:t>DAX:</w:t>
      </w:r>
    </w:p>
    <w:p w14:paraId="18FABDAE" w14:textId="5D9D0555"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Customers Needing Upgrade = </w:t>
      </w:r>
    </w:p>
    <w:p w14:paraId="638D3C2F" w14:textId="4A1DBD82" w:rsidR="00992BB0" w:rsidRPr="006D658E" w:rsidRDefault="74561947" w:rsidP="6556B100">
      <w:pPr>
        <w:shd w:val="clear" w:color="auto" w:fill="FFFFFF" w:themeFill="background1"/>
        <w:spacing w:after="0" w:line="270" w:lineRule="auto"/>
      </w:pPr>
      <w:r w:rsidRPr="6556B100">
        <w:rPr>
          <w:rFonts w:ascii="Consolas" w:eastAsia="Consolas" w:hAnsi="Consolas" w:cs="Consolas"/>
          <w:color w:val="68349C"/>
          <w:sz w:val="18"/>
          <w:szCs w:val="18"/>
        </w:rPr>
        <w:t>[Licensed Customers]</w:t>
      </w:r>
      <w:r w:rsidRPr="6556B100">
        <w:rPr>
          <w:rFonts w:ascii="Consolas" w:eastAsia="Consolas" w:hAnsi="Consolas" w:cs="Consolas"/>
          <w:color w:val="000000" w:themeColor="text1"/>
          <w:sz w:val="18"/>
          <w:szCs w:val="18"/>
        </w:rPr>
        <w:t xml:space="preserve"> - </w:t>
      </w:r>
      <w:r w:rsidRPr="6556B100">
        <w:rPr>
          <w:rFonts w:ascii="Consolas" w:eastAsia="Consolas" w:hAnsi="Consolas" w:cs="Consolas"/>
          <w:color w:val="68349C"/>
          <w:sz w:val="18"/>
          <w:szCs w:val="18"/>
        </w:rPr>
        <w:t>[Compliant Customers]</w:t>
      </w:r>
    </w:p>
    <w:p w14:paraId="6CCD4AF4" w14:textId="1CEBCDB4" w:rsidR="00992BB0" w:rsidRPr="006D658E" w:rsidRDefault="00992BB0" w:rsidP="6556B100">
      <w:pPr>
        <w:shd w:val="clear" w:color="auto" w:fill="FFFFFF" w:themeFill="background1"/>
        <w:spacing w:after="0" w:line="270" w:lineRule="auto"/>
        <w:rPr>
          <w:rFonts w:ascii="Consolas" w:eastAsia="Consolas" w:hAnsi="Consolas" w:cs="Consolas"/>
          <w:color w:val="000000" w:themeColor="text1"/>
          <w:sz w:val="18"/>
          <w:szCs w:val="18"/>
        </w:rPr>
      </w:pPr>
    </w:p>
    <w:p w14:paraId="4026691F" w14:textId="1FA2C2F8" w:rsidR="00992BB0" w:rsidRPr="006D658E" w:rsidRDefault="00992BB0" w:rsidP="6556B100">
      <w:pPr>
        <w:rPr>
          <w:b/>
          <w:bCs/>
        </w:rPr>
      </w:pPr>
    </w:p>
    <w:p w14:paraId="60FF82D7" w14:textId="5348B208" w:rsidR="00992BB0" w:rsidRPr="006D658E" w:rsidRDefault="00992BB0" w:rsidP="009C3B89">
      <w:r w:rsidRPr="6556B100">
        <w:rPr>
          <w:b/>
          <w:bCs/>
        </w:rPr>
        <w:t xml:space="preserve">Version Compliance Rate </w:t>
      </w:r>
      <w:r>
        <w:t>(</w:t>
      </w:r>
      <w:r w:rsidR="717237C4">
        <w:t>Measure</w:t>
      </w:r>
      <w:r>
        <w:t>)</w:t>
      </w:r>
      <w:r w:rsidR="005A7F77">
        <w:t xml:space="preserve"> m</w:t>
      </w:r>
      <w:r w:rsidRPr="009C3B89">
        <w:t>easure</w:t>
      </w:r>
      <w:r w:rsidR="005A7F77">
        <w:t>s</w:t>
      </w:r>
      <w:r w:rsidRPr="009C3B89">
        <w:t xml:space="preserve"> overall platform currency.</w:t>
      </w:r>
      <w:r w:rsidR="00714912">
        <w:t xml:space="preserve"> Compliance is determined by the version being labeled “Active” in Dataverse.</w:t>
      </w:r>
    </w:p>
    <w:p w14:paraId="6E662C34" w14:textId="764676DE" w:rsidR="009C3B89" w:rsidRPr="009C3B89" w:rsidRDefault="6C212677" w:rsidP="6556B100">
      <w:r>
        <w:t>Calculation: Compliant Customers / Customers Needing Upgrade</w:t>
      </w:r>
    </w:p>
    <w:p w14:paraId="117BF861" w14:textId="5C7B277A" w:rsidR="009C3B89" w:rsidRPr="009C3B89" w:rsidRDefault="5F4A3BCE" w:rsidP="6556B100">
      <w:r w:rsidRPr="6556B100">
        <w:rPr>
          <w:b/>
          <w:bCs/>
        </w:rPr>
        <w:t>DAX</w:t>
      </w:r>
      <w:r>
        <w:t xml:space="preserve">: </w:t>
      </w:r>
    </w:p>
    <w:p w14:paraId="012A3262" w14:textId="0C9378C2" w:rsidR="009C3B89" w:rsidRPr="009C3B89" w:rsidRDefault="5F4A3BCE"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Version Compliance Rate = </w:t>
      </w:r>
    </w:p>
    <w:p w14:paraId="527D6242" w14:textId="2C8F665B" w:rsidR="009C3B89" w:rsidRPr="009C3B89" w:rsidRDefault="5F4A3BCE" w:rsidP="6556B100">
      <w:pPr>
        <w:shd w:val="clear" w:color="auto" w:fill="FFFFFF" w:themeFill="background1"/>
        <w:spacing w:after="0" w:line="270" w:lineRule="auto"/>
      </w:pPr>
      <w:r w:rsidRPr="6556B100">
        <w:rPr>
          <w:rFonts w:ascii="Consolas" w:eastAsia="Consolas" w:hAnsi="Consolas" w:cs="Consolas"/>
          <w:color w:val="3165BB"/>
          <w:sz w:val="18"/>
          <w:szCs w:val="18"/>
        </w:rPr>
        <w:t>DIVIDE</w:t>
      </w:r>
      <w:r w:rsidRPr="6556B100">
        <w:rPr>
          <w:rFonts w:ascii="Consolas" w:eastAsia="Consolas" w:hAnsi="Consolas" w:cs="Consolas"/>
          <w:color w:val="000000" w:themeColor="text1"/>
          <w:sz w:val="18"/>
          <w:szCs w:val="18"/>
        </w:rPr>
        <w:t>(</w:t>
      </w:r>
    </w:p>
    <w:p w14:paraId="619E8392" w14:textId="7BEF28B7" w:rsidR="009C3B89" w:rsidRPr="009C3B89" w:rsidRDefault="5F4A3BCE"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[Compliant Customers]</w:t>
      </w:r>
      <w:r w:rsidRPr="6556B100">
        <w:rPr>
          <w:rFonts w:ascii="Consolas" w:eastAsia="Consolas" w:hAnsi="Consolas" w:cs="Consolas"/>
          <w:color w:val="000000" w:themeColor="text1"/>
          <w:sz w:val="18"/>
          <w:szCs w:val="18"/>
        </w:rPr>
        <w:t>,</w:t>
      </w:r>
    </w:p>
    <w:p w14:paraId="75AFBA21" w14:textId="30B34FEC" w:rsidR="009C3B89" w:rsidRPr="009C3B89" w:rsidRDefault="5F4A3BCE"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68349C"/>
          <w:sz w:val="18"/>
          <w:szCs w:val="18"/>
        </w:rPr>
        <w:t>[Licensed Customers]</w:t>
      </w:r>
      <w:r w:rsidRPr="6556B100">
        <w:rPr>
          <w:rFonts w:ascii="Consolas" w:eastAsia="Consolas" w:hAnsi="Consolas" w:cs="Consolas"/>
          <w:color w:val="000000" w:themeColor="text1"/>
          <w:sz w:val="18"/>
          <w:szCs w:val="18"/>
        </w:rPr>
        <w:t>,</w:t>
      </w:r>
    </w:p>
    <w:p w14:paraId="0962A84E" w14:textId="58F57BCF" w:rsidR="009C3B89" w:rsidRPr="009C3B89" w:rsidRDefault="5F4A3BCE"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 xml:space="preserve">    </w:t>
      </w:r>
      <w:r w:rsidRPr="6556B100">
        <w:rPr>
          <w:rFonts w:ascii="Consolas" w:eastAsia="Consolas" w:hAnsi="Consolas" w:cs="Consolas"/>
          <w:color w:val="098658"/>
          <w:sz w:val="18"/>
          <w:szCs w:val="18"/>
        </w:rPr>
        <w:t>0</w:t>
      </w:r>
    </w:p>
    <w:p w14:paraId="24D8900B" w14:textId="297E16AB" w:rsidR="009C3B89" w:rsidRPr="009C3B89" w:rsidRDefault="5F4A3BCE" w:rsidP="6556B100">
      <w:pPr>
        <w:shd w:val="clear" w:color="auto" w:fill="FFFFFF" w:themeFill="background1"/>
        <w:spacing w:after="0" w:line="270" w:lineRule="auto"/>
      </w:pPr>
      <w:r w:rsidRPr="6556B100">
        <w:rPr>
          <w:rFonts w:ascii="Consolas" w:eastAsia="Consolas" w:hAnsi="Consolas" w:cs="Consolas"/>
          <w:color w:val="000000" w:themeColor="text1"/>
          <w:sz w:val="18"/>
          <w:szCs w:val="18"/>
        </w:rPr>
        <w:t>)</w:t>
      </w:r>
    </w:p>
    <w:p w14:paraId="533793F2" w14:textId="7EE45898" w:rsidR="009C3B89" w:rsidRPr="009C3B89" w:rsidRDefault="009C3B89" w:rsidP="009C3B89"/>
    <w:p w14:paraId="16339491" w14:textId="77777777" w:rsidR="009C3B89" w:rsidRPr="009C3B89" w:rsidRDefault="009C3B89" w:rsidP="009C3B89">
      <w:pPr>
        <w:rPr>
          <w:b/>
          <w:bCs/>
        </w:rPr>
      </w:pPr>
      <w:r w:rsidRPr="009C3B89">
        <w:rPr>
          <w:b/>
          <w:bCs/>
        </w:rPr>
        <w:t>Customer Support</w:t>
      </w:r>
    </w:p>
    <w:p w14:paraId="53D7367F" w14:textId="77777777" w:rsidR="009C3B89" w:rsidRPr="009C3B89" w:rsidRDefault="009C3B89" w:rsidP="009C3B89">
      <w:r w:rsidRPr="009C3B89">
        <w:t>Version information can be used to:</w:t>
      </w:r>
    </w:p>
    <w:p w14:paraId="02528C58" w14:textId="77777777" w:rsidR="009C3B89" w:rsidRPr="009C3B89" w:rsidRDefault="009C3B89" w:rsidP="00BE7A0E">
      <w:pPr>
        <w:numPr>
          <w:ilvl w:val="0"/>
          <w:numId w:val="34"/>
        </w:numPr>
      </w:pPr>
      <w:r w:rsidRPr="009C3B89">
        <w:t>Prioritize upgrade assistance</w:t>
      </w:r>
    </w:p>
    <w:p w14:paraId="33DEB628" w14:textId="77777777" w:rsidR="009C3B89" w:rsidRPr="009C3B89" w:rsidRDefault="009C3B89" w:rsidP="00BE7A0E">
      <w:pPr>
        <w:numPr>
          <w:ilvl w:val="0"/>
          <w:numId w:val="34"/>
        </w:numPr>
      </w:pPr>
      <w:r w:rsidRPr="009C3B89">
        <w:t>Identify unsupported versions</w:t>
      </w:r>
    </w:p>
    <w:p w14:paraId="01FEDA21" w14:textId="77777777" w:rsidR="009C3B89" w:rsidRPr="009C3B89" w:rsidRDefault="009C3B89" w:rsidP="00BE7A0E">
      <w:pPr>
        <w:numPr>
          <w:ilvl w:val="0"/>
          <w:numId w:val="34"/>
        </w:numPr>
      </w:pPr>
      <w:r w:rsidRPr="009C3B89">
        <w:t>Validate reported product issues</w:t>
      </w:r>
    </w:p>
    <w:p w14:paraId="2902D3F2" w14:textId="04C5061E" w:rsidR="009C3B89" w:rsidRPr="009C3B89" w:rsidRDefault="009C3B89" w:rsidP="009C3B89"/>
    <w:p w14:paraId="6C89A7FB" w14:textId="77777777" w:rsidR="009C3B89" w:rsidRPr="009C3B89" w:rsidRDefault="009C3B89" w:rsidP="009C3B89">
      <w:pPr>
        <w:rPr>
          <w:b/>
          <w:bCs/>
        </w:rPr>
      </w:pPr>
      <w:r w:rsidRPr="009C3B89">
        <w:rPr>
          <w:b/>
          <w:bCs/>
        </w:rPr>
        <w:t>Customer Success</w:t>
      </w:r>
    </w:p>
    <w:p w14:paraId="77FE3A72" w14:textId="77777777" w:rsidR="009C3B89" w:rsidRPr="009C3B89" w:rsidRDefault="009C3B89" w:rsidP="009C3B89">
      <w:r w:rsidRPr="009C3B89">
        <w:t>Version adoption may indicate:</w:t>
      </w:r>
    </w:p>
    <w:p w14:paraId="6F1527C4" w14:textId="77777777" w:rsidR="009C3B89" w:rsidRPr="009C3B89" w:rsidRDefault="009C3B89" w:rsidP="00BE7A0E">
      <w:pPr>
        <w:numPr>
          <w:ilvl w:val="0"/>
          <w:numId w:val="35"/>
        </w:numPr>
      </w:pPr>
      <w:r w:rsidRPr="009C3B89">
        <w:t>Customer engagement</w:t>
      </w:r>
    </w:p>
    <w:p w14:paraId="19A369E4" w14:textId="77777777" w:rsidR="009C3B89" w:rsidRPr="009C3B89" w:rsidRDefault="009C3B89" w:rsidP="00BE7A0E">
      <w:pPr>
        <w:numPr>
          <w:ilvl w:val="0"/>
          <w:numId w:val="35"/>
        </w:numPr>
      </w:pPr>
      <w:r w:rsidRPr="009C3B89">
        <w:t>Product awareness</w:t>
      </w:r>
    </w:p>
    <w:p w14:paraId="0CA65BDB" w14:textId="6FB7E3D2" w:rsidR="009C3B89" w:rsidRPr="009C3B89" w:rsidRDefault="009C3B89" w:rsidP="00BE7A0E">
      <w:pPr>
        <w:numPr>
          <w:ilvl w:val="0"/>
          <w:numId w:val="35"/>
        </w:numPr>
      </w:pPr>
      <w:r w:rsidRPr="009C3B89">
        <w:t>Responsiveness to update communications</w:t>
      </w:r>
    </w:p>
    <w:p w14:paraId="36A58732" w14:textId="7AFADB89" w:rsidR="009C3B89" w:rsidRDefault="009C3B89" w:rsidP="009C3B89"/>
    <w:p w14:paraId="7BA3A589" w14:textId="37167FDD" w:rsidR="00AA0CA5" w:rsidRDefault="00AA0CA5" w:rsidP="004F50B7">
      <w:pPr>
        <w:pStyle w:val="Heading2"/>
        <w:spacing w:after="240"/>
      </w:pPr>
      <w:bookmarkStart w:id="44" w:name="_Toc238034730"/>
      <w:r>
        <w:t>Revenue Analysis</w:t>
      </w:r>
      <w:bookmarkEnd w:id="44"/>
    </w:p>
    <w:p w14:paraId="67D11106" w14:textId="1D6EE09D" w:rsidR="00AA0CA5" w:rsidRDefault="00B72819" w:rsidP="009C3B89">
      <w:r>
        <w:t>Total Revenue Estimate (Measure)</w:t>
      </w:r>
    </w:p>
    <w:p w14:paraId="726421F4" w14:textId="74E8199C" w:rsidR="00B72819" w:rsidRDefault="00B72819" w:rsidP="00264552">
      <w:pPr>
        <w:spacing w:after="0"/>
      </w:pPr>
      <w:r>
        <w:t xml:space="preserve">DAX: </w:t>
      </w:r>
    </w:p>
    <w:p w14:paraId="29A92E92" w14:textId="77777777"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000000"/>
          <w:sz w:val="18"/>
          <w:szCs w:val="18"/>
          <w:lang w:eastAsia="en-US"/>
        </w:rPr>
        <w:t xml:space="preserve">Total Revenue Estimate = </w:t>
      </w:r>
    </w:p>
    <w:p w14:paraId="5A6C6257" w14:textId="77777777"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3165BB"/>
          <w:sz w:val="18"/>
          <w:szCs w:val="18"/>
          <w:lang w:eastAsia="en-US"/>
        </w:rPr>
        <w:t>CALCULATE</w:t>
      </w:r>
      <w:r w:rsidRPr="00844467">
        <w:rPr>
          <w:rFonts w:ascii="Consolas" w:eastAsia="Times New Roman" w:hAnsi="Consolas" w:cs="Times New Roman"/>
          <w:color w:val="000000"/>
          <w:sz w:val="18"/>
          <w:szCs w:val="18"/>
          <w:lang w:eastAsia="en-US"/>
        </w:rPr>
        <w:t>(</w:t>
      </w:r>
    </w:p>
    <w:p w14:paraId="0B059281" w14:textId="77777777"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000000"/>
          <w:sz w:val="18"/>
          <w:szCs w:val="18"/>
          <w:lang w:eastAsia="en-US"/>
        </w:rPr>
        <w:t xml:space="preserve">    </w:t>
      </w:r>
      <w:r w:rsidRPr="00844467">
        <w:rPr>
          <w:rFonts w:ascii="Consolas" w:eastAsia="Times New Roman" w:hAnsi="Consolas" w:cs="Times New Roman"/>
          <w:color w:val="3165BB"/>
          <w:sz w:val="18"/>
          <w:szCs w:val="18"/>
          <w:lang w:eastAsia="en-US"/>
        </w:rPr>
        <w:t>SUMX</w:t>
      </w:r>
      <w:r w:rsidRPr="00844467">
        <w:rPr>
          <w:rFonts w:ascii="Consolas" w:eastAsia="Times New Roman" w:hAnsi="Consolas" w:cs="Times New Roman"/>
          <w:color w:val="000000"/>
          <w:sz w:val="18"/>
          <w:szCs w:val="18"/>
          <w:lang w:eastAsia="en-US"/>
        </w:rPr>
        <w:t>(</w:t>
      </w:r>
    </w:p>
    <w:p w14:paraId="6FD20BBE" w14:textId="77777777"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000000"/>
          <w:sz w:val="18"/>
          <w:szCs w:val="18"/>
          <w:lang w:eastAsia="en-US"/>
        </w:rPr>
        <w:t xml:space="preserve">        </w:t>
      </w:r>
      <w:r w:rsidRPr="00844467">
        <w:rPr>
          <w:rFonts w:ascii="Consolas" w:eastAsia="Times New Roman" w:hAnsi="Consolas" w:cs="Times New Roman"/>
          <w:color w:val="001080"/>
          <w:sz w:val="18"/>
          <w:szCs w:val="18"/>
          <w:lang w:eastAsia="en-US"/>
        </w:rPr>
        <w:t>vr_entitlement</w:t>
      </w:r>
      <w:r w:rsidRPr="00844467">
        <w:rPr>
          <w:rFonts w:ascii="Consolas" w:eastAsia="Times New Roman" w:hAnsi="Consolas" w:cs="Times New Roman"/>
          <w:color w:val="000000"/>
          <w:sz w:val="18"/>
          <w:szCs w:val="18"/>
          <w:lang w:eastAsia="en-US"/>
        </w:rPr>
        <w:t>,</w:t>
      </w:r>
    </w:p>
    <w:p w14:paraId="681970A8" w14:textId="58D4F580"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000000"/>
          <w:sz w:val="18"/>
          <w:szCs w:val="18"/>
          <w:lang w:eastAsia="en-US"/>
        </w:rPr>
        <w:t xml:space="preserve">        </w:t>
      </w:r>
      <w:r w:rsidR="00AE2E41">
        <w:rPr>
          <w:rFonts w:ascii="Consolas" w:eastAsia="Times New Roman" w:hAnsi="Consolas" w:cs="Times New Roman"/>
          <w:color w:val="098658"/>
          <w:sz w:val="18"/>
          <w:szCs w:val="18"/>
          <w:lang w:eastAsia="en-US"/>
        </w:rPr>
        <w:t>[unit cost]</w:t>
      </w:r>
      <w:r w:rsidRPr="00844467">
        <w:rPr>
          <w:rFonts w:ascii="Consolas" w:eastAsia="Times New Roman" w:hAnsi="Consolas" w:cs="Times New Roman"/>
          <w:color w:val="000000"/>
          <w:sz w:val="18"/>
          <w:szCs w:val="18"/>
          <w:lang w:eastAsia="en-US"/>
        </w:rPr>
        <w:t xml:space="preserve"> * </w:t>
      </w:r>
      <w:r w:rsidRPr="00844467">
        <w:rPr>
          <w:rFonts w:ascii="Consolas" w:eastAsia="Times New Roman" w:hAnsi="Consolas" w:cs="Times New Roman"/>
          <w:color w:val="001080"/>
          <w:sz w:val="18"/>
          <w:szCs w:val="18"/>
          <w:lang w:eastAsia="en-US"/>
        </w:rPr>
        <w:t>vr_entitlement[Transactions]</w:t>
      </w:r>
    </w:p>
    <w:p w14:paraId="3303C7F4" w14:textId="77777777"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000000"/>
          <w:sz w:val="18"/>
          <w:szCs w:val="18"/>
          <w:lang w:eastAsia="en-US"/>
        </w:rPr>
        <w:lastRenderedPageBreak/>
        <w:t>    ),</w:t>
      </w:r>
    </w:p>
    <w:p w14:paraId="331ABD33" w14:textId="77777777"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000000"/>
          <w:sz w:val="18"/>
          <w:szCs w:val="18"/>
          <w:lang w:eastAsia="en-US"/>
        </w:rPr>
        <w:t xml:space="preserve">    </w:t>
      </w:r>
      <w:r w:rsidRPr="00844467">
        <w:rPr>
          <w:rFonts w:ascii="Consolas" w:eastAsia="Times New Roman" w:hAnsi="Consolas" w:cs="Times New Roman"/>
          <w:color w:val="001080"/>
          <w:sz w:val="18"/>
          <w:szCs w:val="18"/>
          <w:lang w:eastAsia="en-US"/>
        </w:rPr>
        <w:t>vr_entitlement[Type]</w:t>
      </w:r>
      <w:r w:rsidRPr="00844467">
        <w:rPr>
          <w:rFonts w:ascii="Consolas" w:eastAsia="Times New Roman" w:hAnsi="Consolas" w:cs="Times New Roman"/>
          <w:color w:val="000000"/>
          <w:sz w:val="18"/>
          <w:szCs w:val="18"/>
          <w:lang w:eastAsia="en-US"/>
        </w:rPr>
        <w:t xml:space="preserve"> </w:t>
      </w:r>
      <w:r w:rsidRPr="00844467">
        <w:rPr>
          <w:rFonts w:ascii="Consolas" w:eastAsia="Times New Roman" w:hAnsi="Consolas" w:cs="Times New Roman"/>
          <w:color w:val="0000FF"/>
          <w:sz w:val="18"/>
          <w:szCs w:val="18"/>
          <w:lang w:eastAsia="en-US"/>
        </w:rPr>
        <w:t>IN</w:t>
      </w:r>
      <w:r w:rsidRPr="00844467">
        <w:rPr>
          <w:rFonts w:ascii="Consolas" w:eastAsia="Times New Roman" w:hAnsi="Consolas" w:cs="Times New Roman"/>
          <w:color w:val="000000"/>
          <w:sz w:val="18"/>
          <w:szCs w:val="18"/>
          <w:lang w:eastAsia="en-US"/>
        </w:rPr>
        <w:t xml:space="preserve"> {</w:t>
      </w:r>
      <w:r w:rsidRPr="00844467">
        <w:rPr>
          <w:rFonts w:ascii="Consolas" w:eastAsia="Times New Roman" w:hAnsi="Consolas" w:cs="Times New Roman"/>
          <w:color w:val="A31515"/>
          <w:sz w:val="18"/>
          <w:szCs w:val="18"/>
          <w:lang w:eastAsia="en-US"/>
        </w:rPr>
        <w:t>"License"</w:t>
      </w:r>
      <w:r w:rsidRPr="00844467">
        <w:rPr>
          <w:rFonts w:ascii="Consolas" w:eastAsia="Times New Roman" w:hAnsi="Consolas" w:cs="Times New Roman"/>
          <w:color w:val="000000"/>
          <w:sz w:val="18"/>
          <w:szCs w:val="18"/>
          <w:lang w:eastAsia="en-US"/>
        </w:rPr>
        <w:t>,</w:t>
      </w:r>
      <w:r w:rsidRPr="00844467">
        <w:rPr>
          <w:rFonts w:ascii="Consolas" w:eastAsia="Times New Roman" w:hAnsi="Consolas" w:cs="Times New Roman"/>
          <w:color w:val="A31515"/>
          <w:sz w:val="18"/>
          <w:szCs w:val="18"/>
          <w:lang w:eastAsia="en-US"/>
        </w:rPr>
        <w:t>"Expired"</w:t>
      </w:r>
      <w:r w:rsidRPr="00844467">
        <w:rPr>
          <w:rFonts w:ascii="Consolas" w:eastAsia="Times New Roman" w:hAnsi="Consolas" w:cs="Times New Roman"/>
          <w:color w:val="000000"/>
          <w:sz w:val="18"/>
          <w:szCs w:val="18"/>
          <w:lang w:eastAsia="en-US"/>
        </w:rPr>
        <w:t>}</w:t>
      </w:r>
    </w:p>
    <w:p w14:paraId="23D91409" w14:textId="77777777" w:rsidR="00844467" w:rsidRPr="00844467" w:rsidRDefault="00844467" w:rsidP="00844467">
      <w:pPr>
        <w:shd w:val="clear" w:color="auto" w:fill="FFFFFF"/>
        <w:spacing w:after="0" w:line="270" w:lineRule="atLeast"/>
        <w:rPr>
          <w:rFonts w:ascii="Consolas" w:eastAsia="Times New Roman" w:hAnsi="Consolas" w:cs="Times New Roman"/>
          <w:color w:val="000000"/>
          <w:sz w:val="18"/>
          <w:szCs w:val="18"/>
          <w:lang w:eastAsia="en-US"/>
        </w:rPr>
      </w:pPr>
      <w:r w:rsidRPr="00844467">
        <w:rPr>
          <w:rFonts w:ascii="Consolas" w:eastAsia="Times New Roman" w:hAnsi="Consolas" w:cs="Times New Roman"/>
          <w:color w:val="000000"/>
          <w:sz w:val="18"/>
          <w:szCs w:val="18"/>
          <w:lang w:eastAsia="en-US"/>
        </w:rPr>
        <w:t>)</w:t>
      </w:r>
    </w:p>
    <w:p w14:paraId="740A5E68" w14:textId="77777777" w:rsidR="00844467" w:rsidRDefault="00844467" w:rsidP="009C3B89"/>
    <w:p w14:paraId="20843498" w14:textId="50A7CF5A" w:rsidR="004F50B7" w:rsidRDefault="004F50B7" w:rsidP="009C3B89">
      <w:r>
        <w:t>Active Revenue (Measure)</w:t>
      </w:r>
    </w:p>
    <w:p w14:paraId="054A5B9A" w14:textId="08336708" w:rsidR="004F50B7" w:rsidRDefault="004F50B7" w:rsidP="004F50B7">
      <w:pPr>
        <w:spacing w:after="0"/>
      </w:pPr>
      <w:r>
        <w:t>DAX:</w:t>
      </w:r>
    </w:p>
    <w:p w14:paraId="3346CA41" w14:textId="77777777" w:rsidR="004F50B7" w:rsidRPr="004F50B7" w:rsidRDefault="004F50B7" w:rsidP="004F50B7">
      <w:pPr>
        <w:shd w:val="clear" w:color="auto" w:fill="FFFFFF"/>
        <w:spacing w:after="0" w:line="270" w:lineRule="atLeast"/>
        <w:rPr>
          <w:rFonts w:ascii="Consolas" w:eastAsia="Times New Roman" w:hAnsi="Consolas" w:cs="Times New Roman"/>
          <w:color w:val="000000"/>
          <w:sz w:val="18"/>
          <w:szCs w:val="18"/>
          <w:lang w:eastAsia="en-US"/>
        </w:rPr>
      </w:pPr>
      <w:r w:rsidRPr="004F50B7">
        <w:rPr>
          <w:rFonts w:ascii="Consolas" w:eastAsia="Times New Roman" w:hAnsi="Consolas" w:cs="Times New Roman"/>
          <w:color w:val="000000"/>
          <w:sz w:val="18"/>
          <w:szCs w:val="18"/>
          <w:lang w:eastAsia="en-US"/>
        </w:rPr>
        <w:t xml:space="preserve">Active Revenue = </w:t>
      </w:r>
    </w:p>
    <w:p w14:paraId="3DC9E453" w14:textId="77777777" w:rsidR="004F50B7" w:rsidRPr="004F50B7" w:rsidRDefault="004F50B7" w:rsidP="004F50B7">
      <w:pPr>
        <w:shd w:val="clear" w:color="auto" w:fill="FFFFFF"/>
        <w:spacing w:after="0" w:line="270" w:lineRule="atLeast"/>
        <w:rPr>
          <w:rFonts w:ascii="Consolas" w:eastAsia="Times New Roman" w:hAnsi="Consolas" w:cs="Times New Roman"/>
          <w:color w:val="000000"/>
          <w:sz w:val="18"/>
          <w:szCs w:val="18"/>
          <w:lang w:eastAsia="en-US"/>
        </w:rPr>
      </w:pPr>
      <w:r w:rsidRPr="004F50B7">
        <w:rPr>
          <w:rFonts w:ascii="Consolas" w:eastAsia="Times New Roman" w:hAnsi="Consolas" w:cs="Times New Roman"/>
          <w:color w:val="3165BB"/>
          <w:sz w:val="18"/>
          <w:szCs w:val="18"/>
          <w:lang w:eastAsia="en-US"/>
        </w:rPr>
        <w:t>CALCULATE</w:t>
      </w:r>
      <w:r w:rsidRPr="004F50B7">
        <w:rPr>
          <w:rFonts w:ascii="Consolas" w:eastAsia="Times New Roman" w:hAnsi="Consolas" w:cs="Times New Roman"/>
          <w:color w:val="000000"/>
          <w:sz w:val="18"/>
          <w:szCs w:val="18"/>
          <w:lang w:eastAsia="en-US"/>
        </w:rPr>
        <w:t>(</w:t>
      </w:r>
    </w:p>
    <w:p w14:paraId="05490D49" w14:textId="26C98539" w:rsidR="004F50B7" w:rsidRPr="004F50B7" w:rsidRDefault="004F50B7" w:rsidP="004F50B7">
      <w:pPr>
        <w:shd w:val="clear" w:color="auto" w:fill="FFFFFF"/>
        <w:spacing w:after="0" w:line="270" w:lineRule="atLeast"/>
        <w:rPr>
          <w:rFonts w:ascii="Consolas" w:eastAsia="Times New Roman" w:hAnsi="Consolas" w:cs="Times New Roman"/>
          <w:color w:val="000000"/>
          <w:sz w:val="18"/>
          <w:szCs w:val="18"/>
          <w:lang w:eastAsia="en-US"/>
        </w:rPr>
      </w:pPr>
      <w:r w:rsidRPr="004F50B7">
        <w:rPr>
          <w:rFonts w:ascii="Consolas" w:eastAsia="Times New Roman" w:hAnsi="Consolas" w:cs="Times New Roman"/>
          <w:color w:val="000000"/>
          <w:sz w:val="18"/>
          <w:szCs w:val="18"/>
          <w:lang w:eastAsia="en-US"/>
        </w:rPr>
        <w:t xml:space="preserve">    </w:t>
      </w:r>
      <w:r w:rsidRPr="004F50B7">
        <w:rPr>
          <w:rFonts w:ascii="Consolas" w:eastAsia="Times New Roman" w:hAnsi="Consolas" w:cs="Times New Roman"/>
          <w:color w:val="3165BB"/>
          <w:sz w:val="18"/>
          <w:szCs w:val="18"/>
          <w:lang w:eastAsia="en-US"/>
        </w:rPr>
        <w:t>DISTINCTCOUNT</w:t>
      </w:r>
      <w:r w:rsidRPr="004F50B7">
        <w:rPr>
          <w:rFonts w:ascii="Consolas" w:eastAsia="Times New Roman" w:hAnsi="Consolas" w:cs="Times New Roman"/>
          <w:color w:val="000000"/>
          <w:sz w:val="18"/>
          <w:szCs w:val="18"/>
          <w:lang w:eastAsia="en-US"/>
        </w:rPr>
        <w:t>(</w:t>
      </w:r>
      <w:r w:rsidRPr="004F50B7">
        <w:rPr>
          <w:rFonts w:ascii="Consolas" w:eastAsia="Times New Roman" w:hAnsi="Consolas" w:cs="Times New Roman"/>
          <w:color w:val="001080"/>
          <w:sz w:val="18"/>
          <w:szCs w:val="18"/>
          <w:lang w:eastAsia="en-US"/>
        </w:rPr>
        <w:t>vr_entitlement[Customer]</w:t>
      </w:r>
      <w:r w:rsidRPr="004F50B7">
        <w:rPr>
          <w:rFonts w:ascii="Consolas" w:eastAsia="Times New Roman" w:hAnsi="Consolas" w:cs="Times New Roman"/>
          <w:color w:val="000000"/>
          <w:sz w:val="18"/>
          <w:szCs w:val="18"/>
          <w:lang w:eastAsia="en-US"/>
        </w:rPr>
        <w:t xml:space="preserve">) * </w:t>
      </w:r>
      <w:r w:rsidR="00AE2E41">
        <w:rPr>
          <w:rFonts w:ascii="Consolas" w:eastAsia="Times New Roman" w:hAnsi="Consolas" w:cs="Times New Roman"/>
          <w:color w:val="098658"/>
          <w:sz w:val="18"/>
          <w:szCs w:val="18"/>
          <w:lang w:eastAsia="en-US"/>
        </w:rPr>
        <w:t>[unit cost]</w:t>
      </w:r>
      <w:r w:rsidRPr="004F50B7">
        <w:rPr>
          <w:rFonts w:ascii="Consolas" w:eastAsia="Times New Roman" w:hAnsi="Consolas" w:cs="Times New Roman"/>
          <w:color w:val="000000"/>
          <w:sz w:val="18"/>
          <w:szCs w:val="18"/>
          <w:lang w:eastAsia="en-US"/>
        </w:rPr>
        <w:t>,</w:t>
      </w:r>
    </w:p>
    <w:p w14:paraId="5E8F67C9" w14:textId="77777777" w:rsidR="004F50B7" w:rsidRPr="004F50B7" w:rsidRDefault="004F50B7" w:rsidP="004F50B7">
      <w:pPr>
        <w:shd w:val="clear" w:color="auto" w:fill="FFFFFF"/>
        <w:spacing w:after="0" w:line="270" w:lineRule="atLeast"/>
        <w:rPr>
          <w:rFonts w:ascii="Consolas" w:eastAsia="Times New Roman" w:hAnsi="Consolas" w:cs="Times New Roman"/>
          <w:color w:val="000000"/>
          <w:sz w:val="18"/>
          <w:szCs w:val="18"/>
          <w:lang w:eastAsia="en-US"/>
        </w:rPr>
      </w:pPr>
      <w:r w:rsidRPr="004F50B7">
        <w:rPr>
          <w:rFonts w:ascii="Consolas" w:eastAsia="Times New Roman" w:hAnsi="Consolas" w:cs="Times New Roman"/>
          <w:color w:val="000000"/>
          <w:sz w:val="18"/>
          <w:szCs w:val="18"/>
          <w:lang w:eastAsia="en-US"/>
        </w:rPr>
        <w:t xml:space="preserve">    </w:t>
      </w:r>
      <w:r w:rsidRPr="004F50B7">
        <w:rPr>
          <w:rFonts w:ascii="Consolas" w:eastAsia="Times New Roman" w:hAnsi="Consolas" w:cs="Times New Roman"/>
          <w:color w:val="001080"/>
          <w:sz w:val="18"/>
          <w:szCs w:val="18"/>
          <w:lang w:eastAsia="en-US"/>
        </w:rPr>
        <w:t>vr_entitlement[Type]</w:t>
      </w:r>
      <w:r w:rsidRPr="004F50B7">
        <w:rPr>
          <w:rFonts w:ascii="Consolas" w:eastAsia="Times New Roman" w:hAnsi="Consolas" w:cs="Times New Roman"/>
          <w:color w:val="000000"/>
          <w:sz w:val="18"/>
          <w:szCs w:val="18"/>
          <w:lang w:eastAsia="en-US"/>
        </w:rPr>
        <w:t xml:space="preserve"> = </w:t>
      </w:r>
      <w:r w:rsidRPr="004F50B7">
        <w:rPr>
          <w:rFonts w:ascii="Consolas" w:eastAsia="Times New Roman" w:hAnsi="Consolas" w:cs="Times New Roman"/>
          <w:color w:val="A31515"/>
          <w:sz w:val="18"/>
          <w:szCs w:val="18"/>
          <w:lang w:eastAsia="en-US"/>
        </w:rPr>
        <w:t>"License"</w:t>
      </w:r>
    </w:p>
    <w:p w14:paraId="3E8D61B0" w14:textId="77777777" w:rsidR="004F50B7" w:rsidRPr="004F50B7" w:rsidRDefault="004F50B7" w:rsidP="004F50B7">
      <w:pPr>
        <w:shd w:val="clear" w:color="auto" w:fill="FFFFFF"/>
        <w:spacing w:after="0" w:line="270" w:lineRule="atLeast"/>
        <w:rPr>
          <w:rFonts w:ascii="Consolas" w:eastAsia="Times New Roman" w:hAnsi="Consolas" w:cs="Times New Roman"/>
          <w:color w:val="000000"/>
          <w:sz w:val="18"/>
          <w:szCs w:val="18"/>
          <w:lang w:eastAsia="en-US"/>
        </w:rPr>
      </w:pPr>
      <w:r w:rsidRPr="004F50B7">
        <w:rPr>
          <w:rFonts w:ascii="Consolas" w:eastAsia="Times New Roman" w:hAnsi="Consolas" w:cs="Times New Roman"/>
          <w:color w:val="000000"/>
          <w:sz w:val="18"/>
          <w:szCs w:val="18"/>
          <w:lang w:eastAsia="en-US"/>
        </w:rPr>
        <w:t>)</w:t>
      </w:r>
    </w:p>
    <w:p w14:paraId="3EA9CC22" w14:textId="77777777" w:rsidR="004F50B7" w:rsidRDefault="004F50B7" w:rsidP="009C3B89"/>
    <w:p w14:paraId="236691D8" w14:textId="1E323CA7" w:rsidR="00D86F86" w:rsidRDefault="00D86F86" w:rsidP="00D86F86">
      <w:r>
        <w:t>Expired Revenue (Measure)</w:t>
      </w:r>
    </w:p>
    <w:p w14:paraId="4309EF04" w14:textId="62854C82" w:rsidR="00D86F86" w:rsidRDefault="00D86F86" w:rsidP="00D86F86">
      <w:pPr>
        <w:spacing w:after="0"/>
      </w:pPr>
      <w:r>
        <w:t>DAX:</w:t>
      </w:r>
    </w:p>
    <w:p w14:paraId="772B7B0A" w14:textId="77777777"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000000"/>
          <w:sz w:val="18"/>
          <w:szCs w:val="18"/>
          <w:lang w:eastAsia="en-US"/>
        </w:rPr>
        <w:t xml:space="preserve">Expired Revenue = </w:t>
      </w:r>
    </w:p>
    <w:p w14:paraId="5A1C2F82" w14:textId="77777777"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3165BB"/>
          <w:sz w:val="18"/>
          <w:szCs w:val="18"/>
          <w:lang w:eastAsia="en-US"/>
        </w:rPr>
        <w:t>CALCULATE</w:t>
      </w:r>
      <w:r w:rsidRPr="00D86F86">
        <w:rPr>
          <w:rFonts w:ascii="Consolas" w:eastAsia="Times New Roman" w:hAnsi="Consolas" w:cs="Times New Roman"/>
          <w:color w:val="000000"/>
          <w:sz w:val="18"/>
          <w:szCs w:val="18"/>
          <w:lang w:eastAsia="en-US"/>
        </w:rPr>
        <w:t>(</w:t>
      </w:r>
    </w:p>
    <w:p w14:paraId="06577841" w14:textId="77777777"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000000"/>
          <w:sz w:val="18"/>
          <w:szCs w:val="18"/>
          <w:lang w:eastAsia="en-US"/>
        </w:rPr>
        <w:t xml:space="preserve">    </w:t>
      </w:r>
      <w:r w:rsidRPr="00D86F86">
        <w:rPr>
          <w:rFonts w:ascii="Consolas" w:eastAsia="Times New Roman" w:hAnsi="Consolas" w:cs="Times New Roman"/>
          <w:color w:val="3165BB"/>
          <w:sz w:val="18"/>
          <w:szCs w:val="18"/>
          <w:lang w:eastAsia="en-US"/>
        </w:rPr>
        <w:t>SUMX</w:t>
      </w:r>
      <w:r w:rsidRPr="00D86F86">
        <w:rPr>
          <w:rFonts w:ascii="Consolas" w:eastAsia="Times New Roman" w:hAnsi="Consolas" w:cs="Times New Roman"/>
          <w:color w:val="000000"/>
          <w:sz w:val="18"/>
          <w:szCs w:val="18"/>
          <w:lang w:eastAsia="en-US"/>
        </w:rPr>
        <w:t>(</w:t>
      </w:r>
    </w:p>
    <w:p w14:paraId="64AD09E9" w14:textId="77777777"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000000"/>
          <w:sz w:val="18"/>
          <w:szCs w:val="18"/>
          <w:lang w:eastAsia="en-US"/>
        </w:rPr>
        <w:t xml:space="preserve">        </w:t>
      </w:r>
      <w:r w:rsidRPr="00D86F86">
        <w:rPr>
          <w:rFonts w:ascii="Consolas" w:eastAsia="Times New Roman" w:hAnsi="Consolas" w:cs="Times New Roman"/>
          <w:color w:val="001080"/>
          <w:sz w:val="18"/>
          <w:szCs w:val="18"/>
          <w:lang w:eastAsia="en-US"/>
        </w:rPr>
        <w:t>vr_entitlement</w:t>
      </w:r>
      <w:r w:rsidRPr="00D86F86">
        <w:rPr>
          <w:rFonts w:ascii="Consolas" w:eastAsia="Times New Roman" w:hAnsi="Consolas" w:cs="Times New Roman"/>
          <w:color w:val="000000"/>
          <w:sz w:val="18"/>
          <w:szCs w:val="18"/>
          <w:lang w:eastAsia="en-US"/>
        </w:rPr>
        <w:t>,</w:t>
      </w:r>
    </w:p>
    <w:p w14:paraId="5D62279A" w14:textId="74C8D0CA"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000000"/>
          <w:sz w:val="18"/>
          <w:szCs w:val="18"/>
          <w:lang w:eastAsia="en-US"/>
        </w:rPr>
        <w:t xml:space="preserve">        </w:t>
      </w:r>
      <w:r w:rsidR="00AE2E41">
        <w:rPr>
          <w:rFonts w:ascii="Consolas" w:eastAsia="Times New Roman" w:hAnsi="Consolas" w:cs="Times New Roman"/>
          <w:color w:val="098658"/>
          <w:sz w:val="18"/>
          <w:szCs w:val="18"/>
          <w:lang w:eastAsia="en-US"/>
        </w:rPr>
        <w:t>[unit cost]</w:t>
      </w:r>
      <w:r w:rsidRPr="00D86F86">
        <w:rPr>
          <w:rFonts w:ascii="Consolas" w:eastAsia="Times New Roman" w:hAnsi="Consolas" w:cs="Times New Roman"/>
          <w:color w:val="000000"/>
          <w:sz w:val="18"/>
          <w:szCs w:val="18"/>
          <w:lang w:eastAsia="en-US"/>
        </w:rPr>
        <w:t xml:space="preserve"> * </w:t>
      </w:r>
      <w:r w:rsidRPr="00D86F86">
        <w:rPr>
          <w:rFonts w:ascii="Consolas" w:eastAsia="Times New Roman" w:hAnsi="Consolas" w:cs="Times New Roman"/>
          <w:color w:val="001080"/>
          <w:sz w:val="18"/>
          <w:szCs w:val="18"/>
          <w:lang w:eastAsia="en-US"/>
        </w:rPr>
        <w:t>vr_entitlement[Transactions]</w:t>
      </w:r>
    </w:p>
    <w:p w14:paraId="199637BB" w14:textId="77777777"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000000"/>
          <w:sz w:val="18"/>
          <w:szCs w:val="18"/>
          <w:lang w:eastAsia="en-US"/>
        </w:rPr>
        <w:t>    ),</w:t>
      </w:r>
    </w:p>
    <w:p w14:paraId="32E4D348" w14:textId="77777777"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000000"/>
          <w:sz w:val="18"/>
          <w:szCs w:val="18"/>
          <w:lang w:eastAsia="en-US"/>
        </w:rPr>
        <w:t xml:space="preserve">    </w:t>
      </w:r>
      <w:r w:rsidRPr="00D86F86">
        <w:rPr>
          <w:rFonts w:ascii="Consolas" w:eastAsia="Times New Roman" w:hAnsi="Consolas" w:cs="Times New Roman"/>
          <w:color w:val="001080"/>
          <w:sz w:val="18"/>
          <w:szCs w:val="18"/>
          <w:lang w:eastAsia="en-US"/>
        </w:rPr>
        <w:t>vr_entitlement[Type]</w:t>
      </w:r>
      <w:r w:rsidRPr="00D86F86">
        <w:rPr>
          <w:rFonts w:ascii="Consolas" w:eastAsia="Times New Roman" w:hAnsi="Consolas" w:cs="Times New Roman"/>
          <w:color w:val="000000"/>
          <w:sz w:val="18"/>
          <w:szCs w:val="18"/>
          <w:lang w:eastAsia="en-US"/>
        </w:rPr>
        <w:t xml:space="preserve"> </w:t>
      </w:r>
      <w:r w:rsidRPr="00D86F86">
        <w:rPr>
          <w:rFonts w:ascii="Consolas" w:eastAsia="Times New Roman" w:hAnsi="Consolas" w:cs="Times New Roman"/>
          <w:color w:val="0000FF"/>
          <w:sz w:val="18"/>
          <w:szCs w:val="18"/>
          <w:lang w:eastAsia="en-US"/>
        </w:rPr>
        <w:t>IN</w:t>
      </w:r>
      <w:r w:rsidRPr="00D86F86">
        <w:rPr>
          <w:rFonts w:ascii="Consolas" w:eastAsia="Times New Roman" w:hAnsi="Consolas" w:cs="Times New Roman"/>
          <w:color w:val="000000"/>
          <w:sz w:val="18"/>
          <w:szCs w:val="18"/>
          <w:lang w:eastAsia="en-US"/>
        </w:rPr>
        <w:t xml:space="preserve"> {</w:t>
      </w:r>
      <w:r w:rsidRPr="00D86F86">
        <w:rPr>
          <w:rFonts w:ascii="Consolas" w:eastAsia="Times New Roman" w:hAnsi="Consolas" w:cs="Times New Roman"/>
          <w:color w:val="A31515"/>
          <w:sz w:val="18"/>
          <w:szCs w:val="18"/>
          <w:lang w:eastAsia="en-US"/>
        </w:rPr>
        <w:t>"Expired"</w:t>
      </w:r>
      <w:r w:rsidRPr="00D86F86">
        <w:rPr>
          <w:rFonts w:ascii="Consolas" w:eastAsia="Times New Roman" w:hAnsi="Consolas" w:cs="Times New Roman"/>
          <w:color w:val="000000"/>
          <w:sz w:val="18"/>
          <w:szCs w:val="18"/>
          <w:lang w:eastAsia="en-US"/>
        </w:rPr>
        <w:t>}</w:t>
      </w:r>
    </w:p>
    <w:p w14:paraId="0F8A3C8A" w14:textId="77777777" w:rsidR="00D86F86" w:rsidRPr="00D86F86" w:rsidRDefault="00D86F86" w:rsidP="00D86F86">
      <w:pPr>
        <w:shd w:val="clear" w:color="auto" w:fill="FFFFFF"/>
        <w:spacing w:after="0" w:line="270" w:lineRule="atLeast"/>
        <w:rPr>
          <w:rFonts w:ascii="Consolas" w:eastAsia="Times New Roman" w:hAnsi="Consolas" w:cs="Times New Roman"/>
          <w:color w:val="000000"/>
          <w:sz w:val="18"/>
          <w:szCs w:val="18"/>
          <w:lang w:eastAsia="en-US"/>
        </w:rPr>
      </w:pPr>
      <w:r w:rsidRPr="00D86F86">
        <w:rPr>
          <w:rFonts w:ascii="Consolas" w:eastAsia="Times New Roman" w:hAnsi="Consolas" w:cs="Times New Roman"/>
          <w:color w:val="000000"/>
          <w:sz w:val="18"/>
          <w:szCs w:val="18"/>
          <w:lang w:eastAsia="en-US"/>
        </w:rPr>
        <w:t>)</w:t>
      </w:r>
    </w:p>
    <w:p w14:paraId="53C4CF7A" w14:textId="33969DF1" w:rsidR="0017174D" w:rsidRPr="001E5CAA" w:rsidRDefault="0017174D" w:rsidP="0017174D">
      <w:pPr>
        <w:rPr>
          <w:b/>
          <w:bCs/>
        </w:rPr>
      </w:pPr>
      <w:r w:rsidRPr="0017174D">
        <w:rPr>
          <w:b/>
          <w:bCs/>
        </w:rPr>
        <w:t>Total Revenue Estimate by Customer</w:t>
      </w:r>
      <w:r>
        <w:rPr>
          <w:b/>
          <w:bCs/>
        </w:rPr>
        <w:t xml:space="preserve"> </w:t>
      </w:r>
      <w:r w:rsidRPr="6556B100">
        <w:t xml:space="preserve">(bar chart) </w:t>
      </w:r>
    </w:p>
    <w:p w14:paraId="40585635" w14:textId="5B272F46" w:rsidR="0017174D" w:rsidRPr="001E5CAA" w:rsidRDefault="0017174D" w:rsidP="0017174D">
      <w:pPr>
        <w:rPr>
          <w:b/>
          <w:bCs/>
        </w:rPr>
      </w:pPr>
      <w:r w:rsidRPr="6556B100">
        <w:rPr>
          <w:b/>
          <w:bCs/>
        </w:rPr>
        <w:t>X-</w:t>
      </w:r>
      <w:r w:rsidRPr="00231437">
        <w:rPr>
          <w:b/>
          <w:bCs/>
        </w:rPr>
        <w:t>Axis</w:t>
      </w:r>
      <w:r>
        <w:rPr>
          <w:b/>
          <w:bCs/>
        </w:rPr>
        <w:t xml:space="preserve">: </w:t>
      </w:r>
      <w:r w:rsidR="006B7489">
        <w:t>Customer</w:t>
      </w:r>
      <w:r w:rsidRPr="00231437">
        <w:t xml:space="preserve"> </w:t>
      </w:r>
      <w:r>
        <w:t>(</w:t>
      </w:r>
      <w:r w:rsidR="006B7489">
        <w:t>Entitlements</w:t>
      </w:r>
      <w:r>
        <w:t>)</w:t>
      </w:r>
    </w:p>
    <w:p w14:paraId="17F015C2" w14:textId="40B18E75" w:rsidR="0017174D" w:rsidRDefault="0017174D" w:rsidP="0017174D">
      <w:r w:rsidRPr="6556B100">
        <w:rPr>
          <w:b/>
          <w:bCs/>
        </w:rPr>
        <w:t xml:space="preserve">Y-Axis: </w:t>
      </w:r>
      <w:r w:rsidR="006B7489">
        <w:t>Total Revenue Estimate</w:t>
      </w:r>
      <w:r>
        <w:t xml:space="preserve"> (Measure)</w:t>
      </w:r>
    </w:p>
    <w:p w14:paraId="1B56A142" w14:textId="77777777" w:rsidR="0017174D" w:rsidRDefault="0017174D" w:rsidP="009C3B89"/>
    <w:p w14:paraId="66150897" w14:textId="74490FDE" w:rsidR="0017174D" w:rsidRPr="00E049DE" w:rsidRDefault="0017174D" w:rsidP="0017174D">
      <w:pPr>
        <w:rPr>
          <w:b/>
          <w:bCs/>
        </w:rPr>
      </w:pPr>
      <w:r w:rsidRPr="0017174D">
        <w:rPr>
          <w:b/>
          <w:bCs/>
        </w:rPr>
        <w:t>Customer Value Table</w:t>
      </w:r>
    </w:p>
    <w:tbl>
      <w:tblPr>
        <w:tblW w:w="3581" w:type="dxa"/>
        <w:tblCellSpacing w:w="15" w:type="dxa"/>
        <w:tblCellMar>
          <w:top w:w="15" w:type="dxa"/>
          <w:left w:w="15" w:type="dxa"/>
          <w:bottom w:w="15" w:type="dxa"/>
          <w:right w:w="15" w:type="dxa"/>
        </w:tblCellMar>
        <w:tblLook w:val="04A0" w:firstRow="1" w:lastRow="0" w:firstColumn="1" w:lastColumn="0" w:noHBand="0" w:noVBand="1"/>
      </w:tblPr>
      <w:tblGrid>
        <w:gridCol w:w="1670"/>
        <w:gridCol w:w="1911"/>
      </w:tblGrid>
      <w:tr w:rsidR="0017174D" w:rsidRPr="00E049DE" w14:paraId="6F12B23F" w14:textId="77777777" w:rsidTr="0017174D">
        <w:trPr>
          <w:trHeight w:val="300"/>
          <w:tblHeader/>
          <w:tblCellSpacing w:w="15" w:type="dxa"/>
        </w:trPr>
        <w:tc>
          <w:tcPr>
            <w:tcW w:w="16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F77367" w14:textId="77777777" w:rsidR="0017174D" w:rsidRPr="00E049DE" w:rsidRDefault="0017174D" w:rsidP="00D41736">
            <w:pPr>
              <w:rPr>
                <w:b/>
                <w:bCs/>
              </w:rPr>
            </w:pPr>
            <w:r w:rsidRPr="00E049DE">
              <w:rPr>
                <w:b/>
                <w:bCs/>
              </w:rPr>
              <w:t>Field</w:t>
            </w:r>
          </w:p>
        </w:tc>
        <w:tc>
          <w:tcPr>
            <w:tcW w:w="186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3131B7F" w14:textId="77777777" w:rsidR="0017174D" w:rsidRPr="6556B100" w:rsidRDefault="0017174D" w:rsidP="00D41736">
            <w:pPr>
              <w:rPr>
                <w:b/>
                <w:bCs/>
              </w:rPr>
            </w:pPr>
            <w:r w:rsidRPr="6556B100">
              <w:rPr>
                <w:b/>
                <w:bCs/>
              </w:rPr>
              <w:t>Source</w:t>
            </w:r>
          </w:p>
        </w:tc>
      </w:tr>
      <w:tr w:rsidR="0017174D" w:rsidRPr="00E049DE" w14:paraId="69F033CC" w14:textId="77777777" w:rsidTr="0017174D">
        <w:trPr>
          <w:trHeight w:val="300"/>
          <w:tblCellSpacing w:w="15" w:type="dxa"/>
        </w:trPr>
        <w:tc>
          <w:tcPr>
            <w:tcW w:w="1625" w:type="dxa"/>
            <w:tcBorders>
              <w:top w:val="single" w:sz="6" w:space="0" w:color="E6E6E6"/>
              <w:left w:val="single" w:sz="6" w:space="0" w:color="E6E6E6"/>
              <w:bottom w:val="single" w:sz="6" w:space="0" w:color="E6E6E6"/>
              <w:right w:val="single" w:sz="6" w:space="0" w:color="E6E6E6"/>
            </w:tcBorders>
            <w:vAlign w:val="center"/>
            <w:hideMark/>
          </w:tcPr>
          <w:p w14:paraId="3B4D164B" w14:textId="03B26C5A" w:rsidR="0017174D" w:rsidRPr="00E049DE" w:rsidRDefault="0017174D" w:rsidP="00D41736">
            <w:r>
              <w:t>Customer</w:t>
            </w:r>
          </w:p>
        </w:tc>
        <w:tc>
          <w:tcPr>
            <w:tcW w:w="1866" w:type="dxa"/>
            <w:tcBorders>
              <w:top w:val="single" w:sz="6" w:space="0" w:color="E6E6E6"/>
              <w:left w:val="single" w:sz="6" w:space="0" w:color="E6E6E6"/>
              <w:bottom w:val="single" w:sz="6" w:space="0" w:color="E6E6E6"/>
              <w:right w:val="single" w:sz="6" w:space="0" w:color="E6E6E6"/>
            </w:tcBorders>
            <w:vAlign w:val="center"/>
          </w:tcPr>
          <w:p w14:paraId="175D1B62" w14:textId="70094BE0" w:rsidR="0017174D" w:rsidRDefault="0017174D" w:rsidP="00D41736">
            <w:r>
              <w:t>vr_entitlement</w:t>
            </w:r>
          </w:p>
        </w:tc>
      </w:tr>
      <w:tr w:rsidR="0017174D" w:rsidRPr="00E049DE" w14:paraId="76A4E4FA" w14:textId="77777777" w:rsidTr="0017174D">
        <w:trPr>
          <w:trHeight w:val="300"/>
          <w:tblCellSpacing w:w="15" w:type="dxa"/>
        </w:trPr>
        <w:tc>
          <w:tcPr>
            <w:tcW w:w="1625" w:type="dxa"/>
            <w:tcBorders>
              <w:top w:val="single" w:sz="6" w:space="0" w:color="E6E6E6"/>
              <w:left w:val="single" w:sz="6" w:space="0" w:color="E6E6E6"/>
              <w:bottom w:val="single" w:sz="6" w:space="0" w:color="E6E6E6"/>
              <w:right w:val="single" w:sz="6" w:space="0" w:color="E6E6E6"/>
            </w:tcBorders>
            <w:vAlign w:val="center"/>
          </w:tcPr>
          <w:p w14:paraId="7DB8C1C8" w14:textId="1209ECDD" w:rsidR="0017174D" w:rsidRDefault="0017174D" w:rsidP="00D41736">
            <w:r>
              <w:t>Type</w:t>
            </w:r>
          </w:p>
        </w:tc>
        <w:tc>
          <w:tcPr>
            <w:tcW w:w="1866" w:type="dxa"/>
            <w:tcBorders>
              <w:top w:val="single" w:sz="6" w:space="0" w:color="E6E6E6"/>
              <w:left w:val="single" w:sz="6" w:space="0" w:color="E6E6E6"/>
              <w:bottom w:val="single" w:sz="6" w:space="0" w:color="E6E6E6"/>
              <w:right w:val="single" w:sz="6" w:space="0" w:color="E6E6E6"/>
            </w:tcBorders>
            <w:vAlign w:val="center"/>
          </w:tcPr>
          <w:p w14:paraId="33EF1928" w14:textId="1C51CED0" w:rsidR="0017174D" w:rsidRDefault="0017174D" w:rsidP="00D41736">
            <w:r>
              <w:t>vr_entitlement</w:t>
            </w:r>
          </w:p>
        </w:tc>
      </w:tr>
      <w:tr w:rsidR="0017174D" w:rsidRPr="00E049DE" w14:paraId="61AE0E79" w14:textId="77777777" w:rsidTr="0017174D">
        <w:trPr>
          <w:trHeight w:val="300"/>
          <w:tblCellSpacing w:w="15" w:type="dxa"/>
        </w:trPr>
        <w:tc>
          <w:tcPr>
            <w:tcW w:w="1625" w:type="dxa"/>
            <w:tcBorders>
              <w:top w:val="single" w:sz="6" w:space="0" w:color="E6E6E6"/>
              <w:left w:val="single" w:sz="6" w:space="0" w:color="E6E6E6"/>
              <w:bottom w:val="single" w:sz="6" w:space="0" w:color="E6E6E6"/>
              <w:right w:val="single" w:sz="6" w:space="0" w:color="E6E6E6"/>
            </w:tcBorders>
            <w:vAlign w:val="center"/>
          </w:tcPr>
          <w:p w14:paraId="21C17608" w14:textId="210BA6B3" w:rsidR="0017174D" w:rsidRDefault="0017174D" w:rsidP="00D41736">
            <w:r>
              <w:t>Renewed?</w:t>
            </w:r>
          </w:p>
        </w:tc>
        <w:tc>
          <w:tcPr>
            <w:tcW w:w="1866" w:type="dxa"/>
            <w:tcBorders>
              <w:top w:val="single" w:sz="6" w:space="0" w:color="E6E6E6"/>
              <w:left w:val="single" w:sz="6" w:space="0" w:color="E6E6E6"/>
              <w:bottom w:val="single" w:sz="6" w:space="0" w:color="E6E6E6"/>
              <w:right w:val="single" w:sz="6" w:space="0" w:color="E6E6E6"/>
            </w:tcBorders>
            <w:vAlign w:val="center"/>
          </w:tcPr>
          <w:p w14:paraId="15D9DADD" w14:textId="0977B857" w:rsidR="0017174D" w:rsidRDefault="0017174D" w:rsidP="00D41736">
            <w:r>
              <w:t>vr_entitlement</w:t>
            </w:r>
          </w:p>
        </w:tc>
      </w:tr>
      <w:tr w:rsidR="0017174D" w:rsidRPr="00E049DE" w14:paraId="2000F811" w14:textId="77777777" w:rsidTr="0017174D">
        <w:trPr>
          <w:trHeight w:val="300"/>
          <w:tblCellSpacing w:w="15" w:type="dxa"/>
        </w:trPr>
        <w:tc>
          <w:tcPr>
            <w:tcW w:w="1625" w:type="dxa"/>
            <w:tcBorders>
              <w:top w:val="single" w:sz="6" w:space="0" w:color="E6E6E6"/>
              <w:left w:val="single" w:sz="6" w:space="0" w:color="E6E6E6"/>
              <w:bottom w:val="single" w:sz="6" w:space="0" w:color="E6E6E6"/>
              <w:right w:val="single" w:sz="6" w:space="0" w:color="E6E6E6"/>
            </w:tcBorders>
            <w:vAlign w:val="center"/>
          </w:tcPr>
          <w:p w14:paraId="54205408" w14:textId="03CCBDBF" w:rsidR="0017174D" w:rsidRDefault="0017174D" w:rsidP="00D41736">
            <w:r>
              <w:t>Transactions</w:t>
            </w:r>
          </w:p>
        </w:tc>
        <w:tc>
          <w:tcPr>
            <w:tcW w:w="1866" w:type="dxa"/>
            <w:tcBorders>
              <w:top w:val="single" w:sz="6" w:space="0" w:color="E6E6E6"/>
              <w:left w:val="single" w:sz="6" w:space="0" w:color="E6E6E6"/>
              <w:bottom w:val="single" w:sz="6" w:space="0" w:color="E6E6E6"/>
              <w:right w:val="single" w:sz="6" w:space="0" w:color="E6E6E6"/>
            </w:tcBorders>
            <w:vAlign w:val="center"/>
          </w:tcPr>
          <w:p w14:paraId="7744A87F" w14:textId="50E78C9D" w:rsidR="0017174D" w:rsidRDefault="0017174D" w:rsidP="00D41736">
            <w:r>
              <w:t>vr_entitlement</w:t>
            </w:r>
          </w:p>
        </w:tc>
      </w:tr>
      <w:tr w:rsidR="0017174D" w:rsidRPr="00E049DE" w14:paraId="64B0ABC3" w14:textId="77777777" w:rsidTr="0017174D">
        <w:trPr>
          <w:trHeight w:val="300"/>
          <w:tblCellSpacing w:w="15" w:type="dxa"/>
        </w:trPr>
        <w:tc>
          <w:tcPr>
            <w:tcW w:w="1625" w:type="dxa"/>
            <w:tcBorders>
              <w:top w:val="single" w:sz="6" w:space="0" w:color="E6E6E6"/>
              <w:left w:val="single" w:sz="6" w:space="0" w:color="E6E6E6"/>
              <w:bottom w:val="single" w:sz="6" w:space="0" w:color="E6E6E6"/>
              <w:right w:val="single" w:sz="6" w:space="0" w:color="E6E6E6"/>
            </w:tcBorders>
            <w:vAlign w:val="center"/>
          </w:tcPr>
          <w:p w14:paraId="50828EDF" w14:textId="34FF6CF0" w:rsidR="0017174D" w:rsidRDefault="0017174D" w:rsidP="00D41736">
            <w:r>
              <w:t>Quantity</w:t>
            </w:r>
          </w:p>
        </w:tc>
        <w:tc>
          <w:tcPr>
            <w:tcW w:w="1866" w:type="dxa"/>
            <w:tcBorders>
              <w:top w:val="single" w:sz="6" w:space="0" w:color="E6E6E6"/>
              <w:left w:val="single" w:sz="6" w:space="0" w:color="E6E6E6"/>
              <w:bottom w:val="single" w:sz="6" w:space="0" w:color="E6E6E6"/>
              <w:right w:val="single" w:sz="6" w:space="0" w:color="E6E6E6"/>
            </w:tcBorders>
            <w:vAlign w:val="center"/>
          </w:tcPr>
          <w:p w14:paraId="3BAFDCA6" w14:textId="5E0A46EA" w:rsidR="0017174D" w:rsidRDefault="0017174D" w:rsidP="00D41736">
            <w:r>
              <w:t>vr_entitlement</w:t>
            </w:r>
          </w:p>
        </w:tc>
      </w:tr>
      <w:tr w:rsidR="0017174D" w:rsidRPr="00E049DE" w14:paraId="64839593" w14:textId="77777777" w:rsidTr="0017174D">
        <w:trPr>
          <w:trHeight w:val="300"/>
          <w:tblCellSpacing w:w="15" w:type="dxa"/>
        </w:trPr>
        <w:tc>
          <w:tcPr>
            <w:tcW w:w="1625" w:type="dxa"/>
            <w:tcBorders>
              <w:top w:val="single" w:sz="6" w:space="0" w:color="E6E6E6"/>
              <w:left w:val="single" w:sz="6" w:space="0" w:color="E6E6E6"/>
              <w:bottom w:val="single" w:sz="6" w:space="0" w:color="E6E6E6"/>
              <w:right w:val="single" w:sz="6" w:space="0" w:color="E6E6E6"/>
            </w:tcBorders>
            <w:vAlign w:val="center"/>
          </w:tcPr>
          <w:p w14:paraId="0DC258CE" w14:textId="3AA574E0" w:rsidR="0017174D" w:rsidRDefault="0017174D" w:rsidP="00D41736">
            <w:r>
              <w:lastRenderedPageBreak/>
              <w:t>Expiration Date</w:t>
            </w:r>
          </w:p>
        </w:tc>
        <w:tc>
          <w:tcPr>
            <w:tcW w:w="1866" w:type="dxa"/>
            <w:tcBorders>
              <w:top w:val="single" w:sz="6" w:space="0" w:color="E6E6E6"/>
              <w:left w:val="single" w:sz="6" w:space="0" w:color="E6E6E6"/>
              <w:bottom w:val="single" w:sz="6" w:space="0" w:color="E6E6E6"/>
              <w:right w:val="single" w:sz="6" w:space="0" w:color="E6E6E6"/>
            </w:tcBorders>
            <w:vAlign w:val="center"/>
          </w:tcPr>
          <w:p w14:paraId="73D59A0B" w14:textId="4B4F5DB8" w:rsidR="0017174D" w:rsidRDefault="0017174D" w:rsidP="00D41736">
            <w:r>
              <w:t>vr_entitlement</w:t>
            </w:r>
          </w:p>
        </w:tc>
      </w:tr>
    </w:tbl>
    <w:p w14:paraId="36A23E80" w14:textId="6B502392" w:rsidR="00E049DE" w:rsidRPr="00E049DE" w:rsidRDefault="00E049DE" w:rsidP="00E049DE"/>
    <w:p w14:paraId="2FA941CC" w14:textId="3878A16A" w:rsidR="00E049DE" w:rsidRPr="00E049DE" w:rsidRDefault="4AF0D420" w:rsidP="00E049DE">
      <w:r>
        <w:t xml:space="preserve">To integrate Copilot: </w:t>
      </w:r>
      <w:hyperlink r:id="rId28" w:anchor="copilot-studio-for-microsoft-teams-plan">
        <w:r w:rsidRPr="333A3DF6">
          <w:rPr>
            <w:rStyle w:val="Hyperlink"/>
          </w:rPr>
          <w:t>https://learn.microsoft.com/en-us/microsoft-copilot-studio/requirements-licensing-subscriptions#copilot-studio-for-microsoft-teams-plan</w:t>
        </w:r>
      </w:hyperlink>
    </w:p>
    <w:p w14:paraId="4620C473" w14:textId="271629DA" w:rsidR="00E049DE" w:rsidRPr="00E049DE" w:rsidRDefault="00E049DE" w:rsidP="00E049DE"/>
    <w:p w14:paraId="2A10EF44" w14:textId="77777777" w:rsidR="00E049DE" w:rsidRPr="00B122FF" w:rsidRDefault="00E049DE" w:rsidP="00A06E7F"/>
    <w:sectPr w:rsidR="00E049DE" w:rsidRPr="00B122FF" w:rsidSect="00B86E29">
      <w:headerReference w:type="default" r:id="rId29"/>
      <w:footerReference w:type="default" r:id="rId30"/>
      <w:headerReference w:type="first" r:id="rId31"/>
      <w:pgSz w:w="12240" w:h="15840"/>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oe Underwood" w:date="2026-06-23T07:38:00Z" w:initials="JU">
    <w:p w14:paraId="3F1157EF" w14:textId="77777777" w:rsidR="00B335E0" w:rsidRDefault="00BB0533" w:rsidP="00B335E0">
      <w:pPr>
        <w:pStyle w:val="CommentText"/>
      </w:pPr>
      <w:r>
        <w:rPr>
          <w:rStyle w:val="CommentReference"/>
        </w:rPr>
        <w:annotationRef/>
      </w:r>
      <w:r w:rsidR="00B335E0">
        <w:t>Need to talk to Emmanuel about this. We’ve got to match his coding. Right now, Licensing Expiration is what he uses to determine if the app can run. Trial end date does not exist in the database, the app handles it internally. This might change in the upcoming rewrite.</w:t>
      </w:r>
    </w:p>
  </w:comment>
  <w:comment w:id="4" w:author="Joe Underwood" w:date="2026-06-23T07:40:00Z" w:initials="JU">
    <w:p w14:paraId="3604DFAD" w14:textId="77777777" w:rsidR="007C59E0" w:rsidRDefault="007C59E0" w:rsidP="007C59E0">
      <w:pPr>
        <w:pStyle w:val="CommentText"/>
      </w:pPr>
      <w:r>
        <w:rPr>
          <w:rStyle w:val="CommentReference"/>
        </w:rPr>
        <w:annotationRef/>
      </w:r>
      <w:r>
        <w:t>?</w:t>
      </w:r>
    </w:p>
  </w:comment>
  <w:comment w:id="5" w:author="Emily" w:date="2026-06-23T11:44:00Z" w:initials="E">
    <w:p w14:paraId="2369ED19" w14:textId="77777777" w:rsidR="00A045A6" w:rsidRDefault="00A045A6" w:rsidP="00A045A6">
      <w:pPr>
        <w:pStyle w:val="CommentText"/>
      </w:pPr>
      <w:r>
        <w:rPr>
          <w:rStyle w:val="CommentReference"/>
        </w:rPr>
        <w:annotationRef/>
      </w:r>
      <w:r>
        <w:t>The stage that is recorded in customer contacts and used to determine the timing of the email sequence is not currently a lookup column to this table</w:t>
      </w:r>
    </w:p>
  </w:comment>
  <w:comment w:id="6" w:author="Joe Underwood" w:date="2026-06-23T07:42:00Z" w:initials="JU">
    <w:p w14:paraId="1F3476AC" w14:textId="77777777" w:rsidR="00FE6709" w:rsidRDefault="00D96B4B" w:rsidP="00FE6709">
      <w:pPr>
        <w:pStyle w:val="CommentText"/>
      </w:pPr>
      <w:r>
        <w:rPr>
          <w:rStyle w:val="CommentReference"/>
        </w:rPr>
        <w:annotationRef/>
      </w:r>
      <w:r w:rsidR="00FE6709">
        <w:t>Not sure how this is used. Also, we need to consider future products, such as the insurance program chart which might be re-released</w:t>
      </w:r>
    </w:p>
  </w:comment>
  <w:comment w:id="7" w:author="Emily" w:date="2026-06-23T11:27:00Z" w:initials="E">
    <w:p w14:paraId="4C2816E9" w14:textId="7C431B3B" w:rsidR="00B36ED2" w:rsidRDefault="00B36ED2" w:rsidP="00B36ED2">
      <w:pPr>
        <w:pStyle w:val="CommentText"/>
      </w:pPr>
      <w:r>
        <w:rPr>
          <w:rStyle w:val="CommentReference"/>
        </w:rPr>
        <w:annotationRef/>
      </w:r>
      <w:r>
        <w:t xml:space="preserve">Used to build the flow that sends the emails about product updates </w:t>
      </w:r>
    </w:p>
  </w:comment>
  <w:comment w:id="28" w:author="Emily" w:date="2026-06-23T16:04:00Z" w:initials="E">
    <w:p w14:paraId="26BD50D3" w14:textId="77777777" w:rsidR="005E0421" w:rsidRDefault="005E0421" w:rsidP="00063A9A">
      <w:pPr>
        <w:pStyle w:val="CommentText"/>
      </w:pPr>
      <w:r>
        <w:rPr>
          <w:rStyle w:val="CommentReference"/>
        </w:rPr>
        <w:annotationRef/>
      </w:r>
      <w:r>
        <w:t>Will set it up to check if email is active first</w:t>
      </w:r>
    </w:p>
  </w:comment>
  <w:comment w:id="29" w:author="Joe Underwood" w:date="2026-06-25T05:03:00Z" w:initials="JU">
    <w:p w14:paraId="327B00CD" w14:textId="77777777" w:rsidR="00C72344" w:rsidRDefault="00C72344" w:rsidP="00C72344">
      <w:pPr>
        <w:pStyle w:val="CommentText"/>
      </w:pPr>
      <w:r>
        <w:rPr>
          <w:rStyle w:val="CommentReference"/>
        </w:rPr>
        <w:annotationRef/>
      </w:r>
      <w:r>
        <w:t>And to confirm there is no Opt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1157EF" w15:done="1"/>
  <w15:commentEx w15:paraId="3604DFAD" w15:done="0"/>
  <w15:commentEx w15:paraId="2369ED19" w15:paraIdParent="3604DFAD" w15:done="0"/>
  <w15:commentEx w15:paraId="1F3476AC" w15:done="1"/>
  <w15:commentEx w15:paraId="4C2816E9" w15:paraIdParent="1F3476AC" w15:done="1"/>
  <w15:commentEx w15:paraId="26BD50D3" w15:done="1"/>
  <w15:commentEx w15:paraId="327B00CD" w15:paraIdParent="26BD50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A75AB1" w16cex:dateUtc="2026-06-23T11:38:00Z"/>
  <w16cex:commentExtensible w16cex:durableId="742FABEF" w16cex:dateUtc="2026-06-23T11:40:00Z"/>
  <w16cex:commentExtensible w16cex:durableId="6D616318" w16cex:dateUtc="2026-06-23T15:44:00Z"/>
  <w16cex:commentExtensible w16cex:durableId="3BFD105C" w16cex:dateUtc="2026-06-23T11:42:00Z"/>
  <w16cex:commentExtensible w16cex:durableId="61183B62" w16cex:dateUtc="2026-06-23T15:27:00Z"/>
  <w16cex:commentExtensible w16cex:durableId="2276F2F7" w16cex:dateUtc="2026-06-23T20:04:00Z"/>
  <w16cex:commentExtensible w16cex:durableId="7E19D12D" w16cex:dateUtc="2026-06-25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1157EF" w16cid:durableId="60A75AB1"/>
  <w16cid:commentId w16cid:paraId="3604DFAD" w16cid:durableId="742FABEF"/>
  <w16cid:commentId w16cid:paraId="2369ED19" w16cid:durableId="6D616318"/>
  <w16cid:commentId w16cid:paraId="1F3476AC" w16cid:durableId="3BFD105C"/>
  <w16cid:commentId w16cid:paraId="4C2816E9" w16cid:durableId="61183B62"/>
  <w16cid:commentId w16cid:paraId="26BD50D3" w16cid:durableId="2276F2F7"/>
  <w16cid:commentId w16cid:paraId="327B00CD" w16cid:durableId="7E19D1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BC3C" w14:textId="77777777" w:rsidR="00DF5C50" w:rsidRDefault="00DF5C50">
      <w:pPr>
        <w:spacing w:after="0" w:line="240" w:lineRule="auto"/>
      </w:pPr>
      <w:r>
        <w:separator/>
      </w:r>
    </w:p>
  </w:endnote>
  <w:endnote w:type="continuationSeparator" w:id="0">
    <w:p w14:paraId="014A5E8E" w14:textId="77777777" w:rsidR="00DF5C50" w:rsidRDefault="00DF5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631B0" w14:paraId="36B46135" w14:textId="77777777" w:rsidTr="08F3502A">
      <w:trPr>
        <w:trHeight w:val="300"/>
      </w:trPr>
      <w:tc>
        <w:tcPr>
          <w:tcW w:w="3120" w:type="dxa"/>
        </w:tcPr>
        <w:p w14:paraId="7A0F3211" w14:textId="7DD07834" w:rsidR="00F631B0" w:rsidRDefault="00F631B0" w:rsidP="08F3502A">
          <w:pPr>
            <w:pStyle w:val="Header"/>
            <w:ind w:left="-115"/>
          </w:pPr>
        </w:p>
      </w:tc>
      <w:tc>
        <w:tcPr>
          <w:tcW w:w="3120" w:type="dxa"/>
        </w:tcPr>
        <w:p w14:paraId="3400A24C" w14:textId="77777777" w:rsidR="00F631B0" w:rsidRDefault="00F631B0" w:rsidP="08F3502A">
          <w:pPr>
            <w:pStyle w:val="Header"/>
            <w:jc w:val="center"/>
          </w:pPr>
        </w:p>
      </w:tc>
      <w:tc>
        <w:tcPr>
          <w:tcW w:w="3120" w:type="dxa"/>
        </w:tcPr>
        <w:p w14:paraId="175F1BA6" w14:textId="77777777" w:rsidR="00F631B0" w:rsidRDefault="00F631B0" w:rsidP="08F3502A">
          <w:pPr>
            <w:pStyle w:val="Header"/>
            <w:ind w:right="-115"/>
            <w:jc w:val="right"/>
          </w:pPr>
        </w:p>
      </w:tc>
    </w:tr>
  </w:tbl>
  <w:p w14:paraId="4102070B" w14:textId="77777777" w:rsidR="00F631B0" w:rsidRDefault="00F631B0" w:rsidP="08F35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513EF" w14:textId="77777777" w:rsidR="00DF5C50" w:rsidRDefault="00DF5C50">
      <w:pPr>
        <w:spacing w:after="0" w:line="240" w:lineRule="auto"/>
      </w:pPr>
      <w:r>
        <w:separator/>
      </w:r>
    </w:p>
  </w:footnote>
  <w:footnote w:type="continuationSeparator" w:id="0">
    <w:p w14:paraId="2038D321" w14:textId="77777777" w:rsidR="00DF5C50" w:rsidRDefault="00DF5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631B0" w14:paraId="738A0668" w14:textId="77777777" w:rsidTr="08F3502A">
      <w:trPr>
        <w:trHeight w:val="300"/>
      </w:trPr>
      <w:tc>
        <w:tcPr>
          <w:tcW w:w="3120" w:type="dxa"/>
        </w:tcPr>
        <w:p w14:paraId="57F96534" w14:textId="1437A451" w:rsidR="00F631B0" w:rsidRDefault="00F631B0" w:rsidP="08F3502A">
          <w:pPr>
            <w:pStyle w:val="Header"/>
            <w:ind w:left="-115"/>
          </w:pPr>
        </w:p>
      </w:tc>
      <w:tc>
        <w:tcPr>
          <w:tcW w:w="3120" w:type="dxa"/>
        </w:tcPr>
        <w:p w14:paraId="15AC65B1" w14:textId="77777777" w:rsidR="00F631B0" w:rsidRDefault="00F631B0" w:rsidP="08F3502A">
          <w:pPr>
            <w:pStyle w:val="Header"/>
            <w:jc w:val="center"/>
          </w:pPr>
        </w:p>
      </w:tc>
      <w:tc>
        <w:tcPr>
          <w:tcW w:w="3120" w:type="dxa"/>
        </w:tcPr>
        <w:p w14:paraId="11C5FD10" w14:textId="77777777" w:rsidR="00F631B0" w:rsidRDefault="00F631B0" w:rsidP="08F3502A">
          <w:pPr>
            <w:pStyle w:val="Header"/>
            <w:ind w:right="-115"/>
            <w:jc w:val="right"/>
          </w:pPr>
        </w:p>
      </w:tc>
    </w:tr>
  </w:tbl>
  <w:p w14:paraId="1124BB72" w14:textId="77777777" w:rsidR="00F631B0" w:rsidRDefault="00F631B0" w:rsidP="08F350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53CD" w14:textId="35A7728C" w:rsidR="00935CA9" w:rsidRDefault="00935CA9" w:rsidP="00B86E29">
    <w:pPr>
      <w:pStyle w:val="Header"/>
      <w:spacing w:after="120"/>
    </w:pPr>
    <w:r>
      <w:rPr>
        <w:noProof/>
      </w:rPr>
      <w:drawing>
        <wp:inline distT="0" distB="0" distL="0" distR="0" wp14:anchorId="73E22465" wp14:editId="24184FDD">
          <wp:extent cx="2820838" cy="435315"/>
          <wp:effectExtent l="0" t="0" r="0" b="3175"/>
          <wp:docPr id="10496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1828" name="Picture 1049661828"/>
                  <pic:cNvPicPr/>
                </pic:nvPicPr>
                <pic:blipFill>
                  <a:blip r:embed="rId1">
                    <a:extLst>
                      <a:ext uri="{28A0092B-C50C-407E-A947-70E740481C1C}">
                        <a14:useLocalDpi xmlns:a14="http://schemas.microsoft.com/office/drawing/2010/main" val="0"/>
                      </a:ext>
                    </a:extLst>
                  </a:blip>
                  <a:stretch>
                    <a:fillRect/>
                  </a:stretch>
                </pic:blipFill>
                <pic:spPr>
                  <a:xfrm>
                    <a:off x="0" y="0"/>
                    <a:ext cx="2851765" cy="440088"/>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aOEC1Yko" int2:invalidationBookmarkName="" int2:hashCode="s58AjjGO/Su5iN" int2:id="O5OywZG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4499"/>
    <w:multiLevelType w:val="hybridMultilevel"/>
    <w:tmpl w:val="6288636A"/>
    <w:lvl w:ilvl="0" w:tplc="609844B8">
      <w:start w:val="1"/>
      <w:numFmt w:val="bullet"/>
      <w:lvlText w:val=""/>
      <w:lvlJc w:val="left"/>
      <w:pPr>
        <w:ind w:left="720" w:hanging="360"/>
      </w:pPr>
      <w:rPr>
        <w:rFonts w:ascii="Symbol" w:hAnsi="Symbol" w:hint="default"/>
      </w:rPr>
    </w:lvl>
    <w:lvl w:ilvl="1" w:tplc="A2DEB1B4">
      <w:start w:val="1"/>
      <w:numFmt w:val="bullet"/>
      <w:lvlText w:val="o"/>
      <w:lvlJc w:val="left"/>
      <w:pPr>
        <w:ind w:left="1440" w:hanging="360"/>
      </w:pPr>
      <w:rPr>
        <w:rFonts w:ascii="Courier New" w:hAnsi="Courier New" w:hint="default"/>
      </w:rPr>
    </w:lvl>
    <w:lvl w:ilvl="2" w:tplc="D5E67E9A">
      <w:start w:val="1"/>
      <w:numFmt w:val="bullet"/>
      <w:lvlText w:val=""/>
      <w:lvlJc w:val="left"/>
      <w:pPr>
        <w:ind w:left="2160" w:hanging="360"/>
      </w:pPr>
      <w:rPr>
        <w:rFonts w:ascii="Wingdings" w:hAnsi="Wingdings" w:hint="default"/>
      </w:rPr>
    </w:lvl>
    <w:lvl w:ilvl="3" w:tplc="6A8049AC">
      <w:start w:val="1"/>
      <w:numFmt w:val="bullet"/>
      <w:lvlText w:val=""/>
      <w:lvlJc w:val="left"/>
      <w:pPr>
        <w:ind w:left="2880" w:hanging="360"/>
      </w:pPr>
      <w:rPr>
        <w:rFonts w:ascii="Symbol" w:hAnsi="Symbol" w:hint="default"/>
      </w:rPr>
    </w:lvl>
    <w:lvl w:ilvl="4" w:tplc="BFC0D15E">
      <w:start w:val="1"/>
      <w:numFmt w:val="bullet"/>
      <w:lvlText w:val="o"/>
      <w:lvlJc w:val="left"/>
      <w:pPr>
        <w:ind w:left="3600" w:hanging="360"/>
      </w:pPr>
      <w:rPr>
        <w:rFonts w:ascii="Courier New" w:hAnsi="Courier New" w:hint="default"/>
      </w:rPr>
    </w:lvl>
    <w:lvl w:ilvl="5" w:tplc="893056C0">
      <w:start w:val="1"/>
      <w:numFmt w:val="bullet"/>
      <w:lvlText w:val=""/>
      <w:lvlJc w:val="left"/>
      <w:pPr>
        <w:ind w:left="4320" w:hanging="360"/>
      </w:pPr>
      <w:rPr>
        <w:rFonts w:ascii="Wingdings" w:hAnsi="Wingdings" w:hint="default"/>
      </w:rPr>
    </w:lvl>
    <w:lvl w:ilvl="6" w:tplc="75A0F1B2">
      <w:start w:val="1"/>
      <w:numFmt w:val="bullet"/>
      <w:lvlText w:val=""/>
      <w:lvlJc w:val="left"/>
      <w:pPr>
        <w:ind w:left="5040" w:hanging="360"/>
      </w:pPr>
      <w:rPr>
        <w:rFonts w:ascii="Symbol" w:hAnsi="Symbol" w:hint="default"/>
      </w:rPr>
    </w:lvl>
    <w:lvl w:ilvl="7" w:tplc="FB906716">
      <w:start w:val="1"/>
      <w:numFmt w:val="bullet"/>
      <w:lvlText w:val="o"/>
      <w:lvlJc w:val="left"/>
      <w:pPr>
        <w:ind w:left="5760" w:hanging="360"/>
      </w:pPr>
      <w:rPr>
        <w:rFonts w:ascii="Courier New" w:hAnsi="Courier New" w:hint="default"/>
      </w:rPr>
    </w:lvl>
    <w:lvl w:ilvl="8" w:tplc="4810EDAE">
      <w:start w:val="1"/>
      <w:numFmt w:val="bullet"/>
      <w:lvlText w:val=""/>
      <w:lvlJc w:val="left"/>
      <w:pPr>
        <w:ind w:left="6480" w:hanging="360"/>
      </w:pPr>
      <w:rPr>
        <w:rFonts w:ascii="Wingdings" w:hAnsi="Wingdings" w:hint="default"/>
      </w:rPr>
    </w:lvl>
  </w:abstractNum>
  <w:abstractNum w:abstractNumId="1" w15:restartNumberingAfterBreak="0">
    <w:nsid w:val="0B81050C"/>
    <w:multiLevelType w:val="hybridMultilevel"/>
    <w:tmpl w:val="8ABCB44A"/>
    <w:lvl w:ilvl="0" w:tplc="02FE3854">
      <w:start w:val="1"/>
      <w:numFmt w:val="bullet"/>
      <w:lvlText w:val=""/>
      <w:lvlJc w:val="left"/>
      <w:pPr>
        <w:ind w:left="720" w:hanging="360"/>
      </w:pPr>
      <w:rPr>
        <w:rFonts w:ascii="Symbol" w:hAnsi="Symbol" w:hint="default"/>
      </w:rPr>
    </w:lvl>
    <w:lvl w:ilvl="1" w:tplc="5ACCCBF4">
      <w:start w:val="1"/>
      <w:numFmt w:val="bullet"/>
      <w:lvlText w:val="o"/>
      <w:lvlJc w:val="left"/>
      <w:pPr>
        <w:ind w:left="1440" w:hanging="360"/>
      </w:pPr>
      <w:rPr>
        <w:rFonts w:ascii="Courier New" w:hAnsi="Courier New" w:hint="default"/>
      </w:rPr>
    </w:lvl>
    <w:lvl w:ilvl="2" w:tplc="CC0A3202">
      <w:start w:val="1"/>
      <w:numFmt w:val="bullet"/>
      <w:lvlText w:val=""/>
      <w:lvlJc w:val="left"/>
      <w:pPr>
        <w:ind w:left="2160" w:hanging="360"/>
      </w:pPr>
      <w:rPr>
        <w:rFonts w:ascii="Wingdings" w:hAnsi="Wingdings" w:hint="default"/>
      </w:rPr>
    </w:lvl>
    <w:lvl w:ilvl="3" w:tplc="DD0CA880">
      <w:start w:val="1"/>
      <w:numFmt w:val="bullet"/>
      <w:lvlText w:val=""/>
      <w:lvlJc w:val="left"/>
      <w:pPr>
        <w:ind w:left="2880" w:hanging="360"/>
      </w:pPr>
      <w:rPr>
        <w:rFonts w:ascii="Symbol" w:hAnsi="Symbol" w:hint="default"/>
      </w:rPr>
    </w:lvl>
    <w:lvl w:ilvl="4" w:tplc="B3B23746">
      <w:start w:val="1"/>
      <w:numFmt w:val="bullet"/>
      <w:lvlText w:val="o"/>
      <w:lvlJc w:val="left"/>
      <w:pPr>
        <w:ind w:left="3600" w:hanging="360"/>
      </w:pPr>
      <w:rPr>
        <w:rFonts w:ascii="Courier New" w:hAnsi="Courier New" w:hint="default"/>
      </w:rPr>
    </w:lvl>
    <w:lvl w:ilvl="5" w:tplc="C674DAA2">
      <w:start w:val="1"/>
      <w:numFmt w:val="bullet"/>
      <w:lvlText w:val=""/>
      <w:lvlJc w:val="left"/>
      <w:pPr>
        <w:ind w:left="4320" w:hanging="360"/>
      </w:pPr>
      <w:rPr>
        <w:rFonts w:ascii="Wingdings" w:hAnsi="Wingdings" w:hint="default"/>
      </w:rPr>
    </w:lvl>
    <w:lvl w:ilvl="6" w:tplc="1F7AD4FE">
      <w:start w:val="1"/>
      <w:numFmt w:val="bullet"/>
      <w:lvlText w:val=""/>
      <w:lvlJc w:val="left"/>
      <w:pPr>
        <w:ind w:left="5040" w:hanging="360"/>
      </w:pPr>
      <w:rPr>
        <w:rFonts w:ascii="Symbol" w:hAnsi="Symbol" w:hint="default"/>
      </w:rPr>
    </w:lvl>
    <w:lvl w:ilvl="7" w:tplc="A38A6716">
      <w:start w:val="1"/>
      <w:numFmt w:val="bullet"/>
      <w:lvlText w:val="o"/>
      <w:lvlJc w:val="left"/>
      <w:pPr>
        <w:ind w:left="5760" w:hanging="360"/>
      </w:pPr>
      <w:rPr>
        <w:rFonts w:ascii="Courier New" w:hAnsi="Courier New" w:hint="default"/>
      </w:rPr>
    </w:lvl>
    <w:lvl w:ilvl="8" w:tplc="26666AB4">
      <w:start w:val="1"/>
      <w:numFmt w:val="bullet"/>
      <w:lvlText w:val=""/>
      <w:lvlJc w:val="left"/>
      <w:pPr>
        <w:ind w:left="6480" w:hanging="360"/>
      </w:pPr>
      <w:rPr>
        <w:rFonts w:ascii="Wingdings" w:hAnsi="Wingdings" w:hint="default"/>
      </w:rPr>
    </w:lvl>
  </w:abstractNum>
  <w:abstractNum w:abstractNumId="2" w15:restartNumberingAfterBreak="0">
    <w:nsid w:val="1340A60D"/>
    <w:multiLevelType w:val="hybridMultilevel"/>
    <w:tmpl w:val="5BDA4812"/>
    <w:lvl w:ilvl="0" w:tplc="3496B11E">
      <w:start w:val="1"/>
      <w:numFmt w:val="bullet"/>
      <w:lvlText w:val=""/>
      <w:lvlJc w:val="left"/>
      <w:pPr>
        <w:ind w:left="720" w:hanging="360"/>
      </w:pPr>
      <w:rPr>
        <w:rFonts w:ascii="Symbol" w:hAnsi="Symbol" w:hint="default"/>
      </w:rPr>
    </w:lvl>
    <w:lvl w:ilvl="1" w:tplc="48540B64">
      <w:start w:val="1"/>
      <w:numFmt w:val="bullet"/>
      <w:lvlText w:val="o"/>
      <w:lvlJc w:val="left"/>
      <w:pPr>
        <w:ind w:left="1440" w:hanging="360"/>
      </w:pPr>
      <w:rPr>
        <w:rFonts w:ascii="Courier New" w:hAnsi="Courier New" w:hint="default"/>
      </w:rPr>
    </w:lvl>
    <w:lvl w:ilvl="2" w:tplc="666A61A4">
      <w:start w:val="1"/>
      <w:numFmt w:val="bullet"/>
      <w:lvlText w:val=""/>
      <w:lvlJc w:val="left"/>
      <w:pPr>
        <w:ind w:left="2160" w:hanging="360"/>
      </w:pPr>
      <w:rPr>
        <w:rFonts w:ascii="Wingdings" w:hAnsi="Wingdings" w:hint="default"/>
      </w:rPr>
    </w:lvl>
    <w:lvl w:ilvl="3" w:tplc="6D10868A">
      <w:start w:val="1"/>
      <w:numFmt w:val="bullet"/>
      <w:lvlText w:val=""/>
      <w:lvlJc w:val="left"/>
      <w:pPr>
        <w:ind w:left="2880" w:hanging="360"/>
      </w:pPr>
      <w:rPr>
        <w:rFonts w:ascii="Symbol" w:hAnsi="Symbol" w:hint="default"/>
      </w:rPr>
    </w:lvl>
    <w:lvl w:ilvl="4" w:tplc="E73A4EF8">
      <w:start w:val="1"/>
      <w:numFmt w:val="bullet"/>
      <w:lvlText w:val="o"/>
      <w:lvlJc w:val="left"/>
      <w:pPr>
        <w:ind w:left="3600" w:hanging="360"/>
      </w:pPr>
      <w:rPr>
        <w:rFonts w:ascii="Courier New" w:hAnsi="Courier New" w:hint="default"/>
      </w:rPr>
    </w:lvl>
    <w:lvl w:ilvl="5" w:tplc="FF40FA10">
      <w:start w:val="1"/>
      <w:numFmt w:val="bullet"/>
      <w:lvlText w:val=""/>
      <w:lvlJc w:val="left"/>
      <w:pPr>
        <w:ind w:left="4320" w:hanging="360"/>
      </w:pPr>
      <w:rPr>
        <w:rFonts w:ascii="Wingdings" w:hAnsi="Wingdings" w:hint="default"/>
      </w:rPr>
    </w:lvl>
    <w:lvl w:ilvl="6" w:tplc="F2D68870">
      <w:start w:val="1"/>
      <w:numFmt w:val="bullet"/>
      <w:lvlText w:val=""/>
      <w:lvlJc w:val="left"/>
      <w:pPr>
        <w:ind w:left="5040" w:hanging="360"/>
      </w:pPr>
      <w:rPr>
        <w:rFonts w:ascii="Symbol" w:hAnsi="Symbol" w:hint="default"/>
      </w:rPr>
    </w:lvl>
    <w:lvl w:ilvl="7" w:tplc="B9B4A314">
      <w:start w:val="1"/>
      <w:numFmt w:val="bullet"/>
      <w:lvlText w:val="o"/>
      <w:lvlJc w:val="left"/>
      <w:pPr>
        <w:ind w:left="5760" w:hanging="360"/>
      </w:pPr>
      <w:rPr>
        <w:rFonts w:ascii="Courier New" w:hAnsi="Courier New" w:hint="default"/>
      </w:rPr>
    </w:lvl>
    <w:lvl w:ilvl="8" w:tplc="A356C776">
      <w:start w:val="1"/>
      <w:numFmt w:val="bullet"/>
      <w:lvlText w:val=""/>
      <w:lvlJc w:val="left"/>
      <w:pPr>
        <w:ind w:left="6480" w:hanging="360"/>
      </w:pPr>
      <w:rPr>
        <w:rFonts w:ascii="Wingdings" w:hAnsi="Wingdings" w:hint="default"/>
      </w:rPr>
    </w:lvl>
  </w:abstractNum>
  <w:abstractNum w:abstractNumId="3" w15:restartNumberingAfterBreak="0">
    <w:nsid w:val="159E2C59"/>
    <w:multiLevelType w:val="hybridMultilevel"/>
    <w:tmpl w:val="B5B43CE2"/>
    <w:lvl w:ilvl="0" w:tplc="2BEAFCE8">
      <w:start w:val="1"/>
      <w:numFmt w:val="bullet"/>
      <w:lvlText w:val=""/>
      <w:lvlJc w:val="left"/>
      <w:pPr>
        <w:ind w:left="720" w:hanging="360"/>
      </w:pPr>
      <w:rPr>
        <w:rFonts w:ascii="Symbol" w:hAnsi="Symbol" w:hint="default"/>
      </w:rPr>
    </w:lvl>
    <w:lvl w:ilvl="1" w:tplc="0176730C">
      <w:start w:val="1"/>
      <w:numFmt w:val="bullet"/>
      <w:lvlText w:val="o"/>
      <w:lvlJc w:val="left"/>
      <w:pPr>
        <w:ind w:left="1440" w:hanging="360"/>
      </w:pPr>
      <w:rPr>
        <w:rFonts w:ascii="Courier New" w:hAnsi="Courier New" w:hint="default"/>
      </w:rPr>
    </w:lvl>
    <w:lvl w:ilvl="2" w:tplc="1A48C60A">
      <w:start w:val="1"/>
      <w:numFmt w:val="bullet"/>
      <w:lvlText w:val=""/>
      <w:lvlJc w:val="left"/>
      <w:pPr>
        <w:ind w:left="2160" w:hanging="360"/>
      </w:pPr>
      <w:rPr>
        <w:rFonts w:ascii="Wingdings" w:hAnsi="Wingdings" w:hint="default"/>
      </w:rPr>
    </w:lvl>
    <w:lvl w:ilvl="3" w:tplc="EEA23E12">
      <w:start w:val="1"/>
      <w:numFmt w:val="bullet"/>
      <w:lvlText w:val=""/>
      <w:lvlJc w:val="left"/>
      <w:pPr>
        <w:ind w:left="2880" w:hanging="360"/>
      </w:pPr>
      <w:rPr>
        <w:rFonts w:ascii="Symbol" w:hAnsi="Symbol" w:hint="default"/>
      </w:rPr>
    </w:lvl>
    <w:lvl w:ilvl="4" w:tplc="99480EBE">
      <w:start w:val="1"/>
      <w:numFmt w:val="bullet"/>
      <w:lvlText w:val="o"/>
      <w:lvlJc w:val="left"/>
      <w:pPr>
        <w:ind w:left="3600" w:hanging="360"/>
      </w:pPr>
      <w:rPr>
        <w:rFonts w:ascii="Courier New" w:hAnsi="Courier New" w:hint="default"/>
      </w:rPr>
    </w:lvl>
    <w:lvl w:ilvl="5" w:tplc="09FA3BB4">
      <w:start w:val="1"/>
      <w:numFmt w:val="bullet"/>
      <w:lvlText w:val=""/>
      <w:lvlJc w:val="left"/>
      <w:pPr>
        <w:ind w:left="4320" w:hanging="360"/>
      </w:pPr>
      <w:rPr>
        <w:rFonts w:ascii="Wingdings" w:hAnsi="Wingdings" w:hint="default"/>
      </w:rPr>
    </w:lvl>
    <w:lvl w:ilvl="6" w:tplc="EBB06464">
      <w:start w:val="1"/>
      <w:numFmt w:val="bullet"/>
      <w:lvlText w:val=""/>
      <w:lvlJc w:val="left"/>
      <w:pPr>
        <w:ind w:left="5040" w:hanging="360"/>
      </w:pPr>
      <w:rPr>
        <w:rFonts w:ascii="Symbol" w:hAnsi="Symbol" w:hint="default"/>
      </w:rPr>
    </w:lvl>
    <w:lvl w:ilvl="7" w:tplc="B07AEF64">
      <w:start w:val="1"/>
      <w:numFmt w:val="bullet"/>
      <w:lvlText w:val="o"/>
      <w:lvlJc w:val="left"/>
      <w:pPr>
        <w:ind w:left="5760" w:hanging="360"/>
      </w:pPr>
      <w:rPr>
        <w:rFonts w:ascii="Courier New" w:hAnsi="Courier New" w:hint="default"/>
      </w:rPr>
    </w:lvl>
    <w:lvl w:ilvl="8" w:tplc="978E8FEC">
      <w:start w:val="1"/>
      <w:numFmt w:val="bullet"/>
      <w:lvlText w:val=""/>
      <w:lvlJc w:val="left"/>
      <w:pPr>
        <w:ind w:left="6480" w:hanging="360"/>
      </w:pPr>
      <w:rPr>
        <w:rFonts w:ascii="Wingdings" w:hAnsi="Wingdings" w:hint="default"/>
      </w:rPr>
    </w:lvl>
  </w:abstractNum>
  <w:abstractNum w:abstractNumId="4" w15:restartNumberingAfterBreak="0">
    <w:nsid w:val="2208367B"/>
    <w:multiLevelType w:val="hybridMultilevel"/>
    <w:tmpl w:val="B7329B3E"/>
    <w:lvl w:ilvl="0" w:tplc="1DC2DB14">
      <w:start w:val="1"/>
      <w:numFmt w:val="bullet"/>
      <w:lvlText w:val=""/>
      <w:lvlJc w:val="left"/>
      <w:pPr>
        <w:ind w:left="720" w:hanging="360"/>
      </w:pPr>
      <w:rPr>
        <w:rFonts w:ascii="Symbol" w:hAnsi="Symbol" w:hint="default"/>
      </w:rPr>
    </w:lvl>
    <w:lvl w:ilvl="1" w:tplc="3EB89F80">
      <w:start w:val="1"/>
      <w:numFmt w:val="bullet"/>
      <w:lvlText w:val="o"/>
      <w:lvlJc w:val="left"/>
      <w:pPr>
        <w:ind w:left="1440" w:hanging="360"/>
      </w:pPr>
      <w:rPr>
        <w:rFonts w:ascii="Courier New" w:hAnsi="Courier New" w:hint="default"/>
      </w:rPr>
    </w:lvl>
    <w:lvl w:ilvl="2" w:tplc="A36296B8">
      <w:start w:val="1"/>
      <w:numFmt w:val="bullet"/>
      <w:lvlText w:val=""/>
      <w:lvlJc w:val="left"/>
      <w:pPr>
        <w:ind w:left="2160" w:hanging="360"/>
      </w:pPr>
      <w:rPr>
        <w:rFonts w:ascii="Wingdings" w:hAnsi="Wingdings" w:hint="default"/>
      </w:rPr>
    </w:lvl>
    <w:lvl w:ilvl="3" w:tplc="AC745FC4">
      <w:start w:val="1"/>
      <w:numFmt w:val="bullet"/>
      <w:lvlText w:val=""/>
      <w:lvlJc w:val="left"/>
      <w:pPr>
        <w:ind w:left="2880" w:hanging="360"/>
      </w:pPr>
      <w:rPr>
        <w:rFonts w:ascii="Symbol" w:hAnsi="Symbol" w:hint="default"/>
      </w:rPr>
    </w:lvl>
    <w:lvl w:ilvl="4" w:tplc="5FC8EFC0">
      <w:start w:val="1"/>
      <w:numFmt w:val="bullet"/>
      <w:lvlText w:val="o"/>
      <w:lvlJc w:val="left"/>
      <w:pPr>
        <w:ind w:left="3600" w:hanging="360"/>
      </w:pPr>
      <w:rPr>
        <w:rFonts w:ascii="Courier New" w:hAnsi="Courier New" w:hint="default"/>
      </w:rPr>
    </w:lvl>
    <w:lvl w:ilvl="5" w:tplc="5232AF00">
      <w:start w:val="1"/>
      <w:numFmt w:val="bullet"/>
      <w:lvlText w:val=""/>
      <w:lvlJc w:val="left"/>
      <w:pPr>
        <w:ind w:left="4320" w:hanging="360"/>
      </w:pPr>
      <w:rPr>
        <w:rFonts w:ascii="Wingdings" w:hAnsi="Wingdings" w:hint="default"/>
      </w:rPr>
    </w:lvl>
    <w:lvl w:ilvl="6" w:tplc="38F8F870">
      <w:start w:val="1"/>
      <w:numFmt w:val="bullet"/>
      <w:lvlText w:val=""/>
      <w:lvlJc w:val="left"/>
      <w:pPr>
        <w:ind w:left="5040" w:hanging="360"/>
      </w:pPr>
      <w:rPr>
        <w:rFonts w:ascii="Symbol" w:hAnsi="Symbol" w:hint="default"/>
      </w:rPr>
    </w:lvl>
    <w:lvl w:ilvl="7" w:tplc="9E3E2FFC">
      <w:start w:val="1"/>
      <w:numFmt w:val="bullet"/>
      <w:lvlText w:val="o"/>
      <w:lvlJc w:val="left"/>
      <w:pPr>
        <w:ind w:left="5760" w:hanging="360"/>
      </w:pPr>
      <w:rPr>
        <w:rFonts w:ascii="Courier New" w:hAnsi="Courier New" w:hint="default"/>
      </w:rPr>
    </w:lvl>
    <w:lvl w:ilvl="8" w:tplc="355EBB56">
      <w:start w:val="1"/>
      <w:numFmt w:val="bullet"/>
      <w:lvlText w:val=""/>
      <w:lvlJc w:val="left"/>
      <w:pPr>
        <w:ind w:left="6480" w:hanging="360"/>
      </w:pPr>
      <w:rPr>
        <w:rFonts w:ascii="Wingdings" w:hAnsi="Wingdings" w:hint="default"/>
      </w:rPr>
    </w:lvl>
  </w:abstractNum>
  <w:abstractNum w:abstractNumId="5" w15:restartNumberingAfterBreak="0">
    <w:nsid w:val="22C5FA55"/>
    <w:multiLevelType w:val="hybridMultilevel"/>
    <w:tmpl w:val="5D307B8C"/>
    <w:lvl w:ilvl="0" w:tplc="144056D0">
      <w:start w:val="1"/>
      <w:numFmt w:val="bullet"/>
      <w:lvlText w:val=""/>
      <w:lvlJc w:val="left"/>
      <w:pPr>
        <w:ind w:left="720" w:hanging="360"/>
      </w:pPr>
      <w:rPr>
        <w:rFonts w:ascii="Symbol" w:hAnsi="Symbol" w:hint="default"/>
      </w:rPr>
    </w:lvl>
    <w:lvl w:ilvl="1" w:tplc="065A2BDC">
      <w:start w:val="1"/>
      <w:numFmt w:val="bullet"/>
      <w:lvlText w:val="o"/>
      <w:lvlJc w:val="left"/>
      <w:pPr>
        <w:ind w:left="1440" w:hanging="360"/>
      </w:pPr>
      <w:rPr>
        <w:rFonts w:ascii="Courier New" w:hAnsi="Courier New" w:hint="default"/>
      </w:rPr>
    </w:lvl>
    <w:lvl w:ilvl="2" w:tplc="F880F156">
      <w:start w:val="1"/>
      <w:numFmt w:val="bullet"/>
      <w:lvlText w:val=""/>
      <w:lvlJc w:val="left"/>
      <w:pPr>
        <w:ind w:left="2160" w:hanging="360"/>
      </w:pPr>
      <w:rPr>
        <w:rFonts w:ascii="Wingdings" w:hAnsi="Wingdings" w:hint="default"/>
      </w:rPr>
    </w:lvl>
    <w:lvl w:ilvl="3" w:tplc="2F7E4448">
      <w:start w:val="1"/>
      <w:numFmt w:val="bullet"/>
      <w:lvlText w:val=""/>
      <w:lvlJc w:val="left"/>
      <w:pPr>
        <w:ind w:left="2880" w:hanging="360"/>
      </w:pPr>
      <w:rPr>
        <w:rFonts w:ascii="Symbol" w:hAnsi="Symbol" w:hint="default"/>
      </w:rPr>
    </w:lvl>
    <w:lvl w:ilvl="4" w:tplc="E97A94DE">
      <w:start w:val="1"/>
      <w:numFmt w:val="bullet"/>
      <w:lvlText w:val="o"/>
      <w:lvlJc w:val="left"/>
      <w:pPr>
        <w:ind w:left="3600" w:hanging="360"/>
      </w:pPr>
      <w:rPr>
        <w:rFonts w:ascii="Courier New" w:hAnsi="Courier New" w:hint="default"/>
      </w:rPr>
    </w:lvl>
    <w:lvl w:ilvl="5" w:tplc="9B3E245A">
      <w:start w:val="1"/>
      <w:numFmt w:val="bullet"/>
      <w:lvlText w:val=""/>
      <w:lvlJc w:val="left"/>
      <w:pPr>
        <w:ind w:left="4320" w:hanging="360"/>
      </w:pPr>
      <w:rPr>
        <w:rFonts w:ascii="Wingdings" w:hAnsi="Wingdings" w:hint="default"/>
      </w:rPr>
    </w:lvl>
    <w:lvl w:ilvl="6" w:tplc="0BB6A2FC">
      <w:start w:val="1"/>
      <w:numFmt w:val="bullet"/>
      <w:lvlText w:val=""/>
      <w:lvlJc w:val="left"/>
      <w:pPr>
        <w:ind w:left="5040" w:hanging="360"/>
      </w:pPr>
      <w:rPr>
        <w:rFonts w:ascii="Symbol" w:hAnsi="Symbol" w:hint="default"/>
      </w:rPr>
    </w:lvl>
    <w:lvl w:ilvl="7" w:tplc="0A640962">
      <w:start w:val="1"/>
      <w:numFmt w:val="bullet"/>
      <w:lvlText w:val="o"/>
      <w:lvlJc w:val="left"/>
      <w:pPr>
        <w:ind w:left="5760" w:hanging="360"/>
      </w:pPr>
      <w:rPr>
        <w:rFonts w:ascii="Courier New" w:hAnsi="Courier New" w:hint="default"/>
      </w:rPr>
    </w:lvl>
    <w:lvl w:ilvl="8" w:tplc="3418FE04">
      <w:start w:val="1"/>
      <w:numFmt w:val="bullet"/>
      <w:lvlText w:val=""/>
      <w:lvlJc w:val="left"/>
      <w:pPr>
        <w:ind w:left="6480" w:hanging="360"/>
      </w:pPr>
      <w:rPr>
        <w:rFonts w:ascii="Wingdings" w:hAnsi="Wingdings" w:hint="default"/>
      </w:rPr>
    </w:lvl>
  </w:abstractNum>
  <w:abstractNum w:abstractNumId="6" w15:restartNumberingAfterBreak="0">
    <w:nsid w:val="237C63A7"/>
    <w:multiLevelType w:val="hybridMultilevel"/>
    <w:tmpl w:val="1804AEFA"/>
    <w:lvl w:ilvl="0" w:tplc="4A285D10">
      <w:start w:val="1"/>
      <w:numFmt w:val="bullet"/>
      <w:lvlText w:val=""/>
      <w:lvlJc w:val="left"/>
      <w:pPr>
        <w:ind w:left="720" w:hanging="360"/>
      </w:pPr>
      <w:rPr>
        <w:rFonts w:ascii="Symbol" w:hAnsi="Symbol" w:hint="default"/>
      </w:rPr>
    </w:lvl>
    <w:lvl w:ilvl="1" w:tplc="CC94DA9E">
      <w:start w:val="1"/>
      <w:numFmt w:val="bullet"/>
      <w:lvlText w:val="o"/>
      <w:lvlJc w:val="left"/>
      <w:pPr>
        <w:ind w:left="1440" w:hanging="360"/>
      </w:pPr>
      <w:rPr>
        <w:rFonts w:ascii="Courier New" w:hAnsi="Courier New" w:hint="default"/>
      </w:rPr>
    </w:lvl>
    <w:lvl w:ilvl="2" w:tplc="9906FD6A">
      <w:start w:val="1"/>
      <w:numFmt w:val="bullet"/>
      <w:lvlText w:val=""/>
      <w:lvlJc w:val="left"/>
      <w:pPr>
        <w:ind w:left="2160" w:hanging="360"/>
      </w:pPr>
      <w:rPr>
        <w:rFonts w:ascii="Wingdings" w:hAnsi="Wingdings" w:hint="default"/>
      </w:rPr>
    </w:lvl>
    <w:lvl w:ilvl="3" w:tplc="92F2F88A">
      <w:start w:val="1"/>
      <w:numFmt w:val="bullet"/>
      <w:lvlText w:val=""/>
      <w:lvlJc w:val="left"/>
      <w:pPr>
        <w:ind w:left="2880" w:hanging="360"/>
      </w:pPr>
      <w:rPr>
        <w:rFonts w:ascii="Symbol" w:hAnsi="Symbol" w:hint="default"/>
      </w:rPr>
    </w:lvl>
    <w:lvl w:ilvl="4" w:tplc="9002FE6E">
      <w:start w:val="1"/>
      <w:numFmt w:val="bullet"/>
      <w:lvlText w:val="o"/>
      <w:lvlJc w:val="left"/>
      <w:pPr>
        <w:ind w:left="3600" w:hanging="360"/>
      </w:pPr>
      <w:rPr>
        <w:rFonts w:ascii="Courier New" w:hAnsi="Courier New" w:hint="default"/>
      </w:rPr>
    </w:lvl>
    <w:lvl w:ilvl="5" w:tplc="6F70A9D2">
      <w:start w:val="1"/>
      <w:numFmt w:val="bullet"/>
      <w:lvlText w:val=""/>
      <w:lvlJc w:val="left"/>
      <w:pPr>
        <w:ind w:left="4320" w:hanging="360"/>
      </w:pPr>
      <w:rPr>
        <w:rFonts w:ascii="Wingdings" w:hAnsi="Wingdings" w:hint="default"/>
      </w:rPr>
    </w:lvl>
    <w:lvl w:ilvl="6" w:tplc="63EA7A6C">
      <w:start w:val="1"/>
      <w:numFmt w:val="bullet"/>
      <w:lvlText w:val=""/>
      <w:lvlJc w:val="left"/>
      <w:pPr>
        <w:ind w:left="5040" w:hanging="360"/>
      </w:pPr>
      <w:rPr>
        <w:rFonts w:ascii="Symbol" w:hAnsi="Symbol" w:hint="default"/>
      </w:rPr>
    </w:lvl>
    <w:lvl w:ilvl="7" w:tplc="E1529B98">
      <w:start w:val="1"/>
      <w:numFmt w:val="bullet"/>
      <w:lvlText w:val="o"/>
      <w:lvlJc w:val="left"/>
      <w:pPr>
        <w:ind w:left="5760" w:hanging="360"/>
      </w:pPr>
      <w:rPr>
        <w:rFonts w:ascii="Courier New" w:hAnsi="Courier New" w:hint="default"/>
      </w:rPr>
    </w:lvl>
    <w:lvl w:ilvl="8" w:tplc="8E302CD0">
      <w:start w:val="1"/>
      <w:numFmt w:val="bullet"/>
      <w:lvlText w:val=""/>
      <w:lvlJc w:val="left"/>
      <w:pPr>
        <w:ind w:left="6480" w:hanging="360"/>
      </w:pPr>
      <w:rPr>
        <w:rFonts w:ascii="Wingdings" w:hAnsi="Wingdings" w:hint="default"/>
      </w:rPr>
    </w:lvl>
  </w:abstractNum>
  <w:abstractNum w:abstractNumId="7" w15:restartNumberingAfterBreak="0">
    <w:nsid w:val="24A790D0"/>
    <w:multiLevelType w:val="hybridMultilevel"/>
    <w:tmpl w:val="FFFFFFFF"/>
    <w:lvl w:ilvl="0" w:tplc="78549EDE">
      <w:start w:val="1"/>
      <w:numFmt w:val="bullet"/>
      <w:lvlText w:val=""/>
      <w:lvlJc w:val="left"/>
      <w:pPr>
        <w:ind w:left="1080" w:hanging="360"/>
      </w:pPr>
      <w:rPr>
        <w:rFonts w:ascii="Symbol" w:hAnsi="Symbol" w:hint="default"/>
      </w:rPr>
    </w:lvl>
    <w:lvl w:ilvl="1" w:tplc="542A21C8">
      <w:start w:val="1"/>
      <w:numFmt w:val="bullet"/>
      <w:lvlText w:val="o"/>
      <w:lvlJc w:val="left"/>
      <w:pPr>
        <w:ind w:left="1800" w:hanging="360"/>
      </w:pPr>
      <w:rPr>
        <w:rFonts w:ascii="Courier New" w:hAnsi="Courier New" w:hint="default"/>
      </w:rPr>
    </w:lvl>
    <w:lvl w:ilvl="2" w:tplc="46326CD6">
      <w:start w:val="1"/>
      <w:numFmt w:val="bullet"/>
      <w:lvlText w:val=""/>
      <w:lvlJc w:val="left"/>
      <w:pPr>
        <w:ind w:left="2520" w:hanging="360"/>
      </w:pPr>
      <w:rPr>
        <w:rFonts w:ascii="Wingdings" w:hAnsi="Wingdings" w:hint="default"/>
      </w:rPr>
    </w:lvl>
    <w:lvl w:ilvl="3" w:tplc="F08E1A64">
      <w:start w:val="1"/>
      <w:numFmt w:val="bullet"/>
      <w:lvlText w:val=""/>
      <w:lvlJc w:val="left"/>
      <w:pPr>
        <w:ind w:left="3240" w:hanging="360"/>
      </w:pPr>
      <w:rPr>
        <w:rFonts w:ascii="Symbol" w:hAnsi="Symbol" w:hint="default"/>
      </w:rPr>
    </w:lvl>
    <w:lvl w:ilvl="4" w:tplc="ECBEC07E">
      <w:start w:val="1"/>
      <w:numFmt w:val="bullet"/>
      <w:lvlText w:val="o"/>
      <w:lvlJc w:val="left"/>
      <w:pPr>
        <w:ind w:left="3960" w:hanging="360"/>
      </w:pPr>
      <w:rPr>
        <w:rFonts w:ascii="Courier New" w:hAnsi="Courier New" w:hint="default"/>
      </w:rPr>
    </w:lvl>
    <w:lvl w:ilvl="5" w:tplc="41BAD1D8">
      <w:start w:val="1"/>
      <w:numFmt w:val="bullet"/>
      <w:lvlText w:val=""/>
      <w:lvlJc w:val="left"/>
      <w:pPr>
        <w:ind w:left="4680" w:hanging="360"/>
      </w:pPr>
      <w:rPr>
        <w:rFonts w:ascii="Wingdings" w:hAnsi="Wingdings" w:hint="default"/>
      </w:rPr>
    </w:lvl>
    <w:lvl w:ilvl="6" w:tplc="ED0C6FC0">
      <w:start w:val="1"/>
      <w:numFmt w:val="bullet"/>
      <w:lvlText w:val=""/>
      <w:lvlJc w:val="left"/>
      <w:pPr>
        <w:ind w:left="5400" w:hanging="360"/>
      </w:pPr>
      <w:rPr>
        <w:rFonts w:ascii="Symbol" w:hAnsi="Symbol" w:hint="default"/>
      </w:rPr>
    </w:lvl>
    <w:lvl w:ilvl="7" w:tplc="97A8B7D8">
      <w:start w:val="1"/>
      <w:numFmt w:val="bullet"/>
      <w:lvlText w:val="o"/>
      <w:lvlJc w:val="left"/>
      <w:pPr>
        <w:ind w:left="6120" w:hanging="360"/>
      </w:pPr>
      <w:rPr>
        <w:rFonts w:ascii="Courier New" w:hAnsi="Courier New" w:hint="default"/>
      </w:rPr>
    </w:lvl>
    <w:lvl w:ilvl="8" w:tplc="4ED253B6">
      <w:start w:val="1"/>
      <w:numFmt w:val="bullet"/>
      <w:lvlText w:val=""/>
      <w:lvlJc w:val="left"/>
      <w:pPr>
        <w:ind w:left="6840" w:hanging="360"/>
      </w:pPr>
      <w:rPr>
        <w:rFonts w:ascii="Wingdings" w:hAnsi="Wingdings" w:hint="default"/>
      </w:rPr>
    </w:lvl>
  </w:abstractNum>
  <w:abstractNum w:abstractNumId="8" w15:restartNumberingAfterBreak="0">
    <w:nsid w:val="253C97F6"/>
    <w:multiLevelType w:val="hybridMultilevel"/>
    <w:tmpl w:val="FFFFFFFF"/>
    <w:lvl w:ilvl="0" w:tplc="BE7625C6">
      <w:start w:val="1"/>
      <w:numFmt w:val="bullet"/>
      <w:lvlText w:val=""/>
      <w:lvlJc w:val="left"/>
      <w:pPr>
        <w:ind w:left="720" w:hanging="360"/>
      </w:pPr>
      <w:rPr>
        <w:rFonts w:ascii="Symbol" w:hAnsi="Symbol" w:hint="default"/>
      </w:rPr>
    </w:lvl>
    <w:lvl w:ilvl="1" w:tplc="8FB82020">
      <w:start w:val="1"/>
      <w:numFmt w:val="bullet"/>
      <w:lvlText w:val="o"/>
      <w:lvlJc w:val="left"/>
      <w:pPr>
        <w:ind w:left="1440" w:hanging="360"/>
      </w:pPr>
      <w:rPr>
        <w:rFonts w:ascii="Courier New" w:hAnsi="Courier New" w:hint="default"/>
      </w:rPr>
    </w:lvl>
    <w:lvl w:ilvl="2" w:tplc="CE08B628">
      <w:start w:val="1"/>
      <w:numFmt w:val="bullet"/>
      <w:lvlText w:val=""/>
      <w:lvlJc w:val="left"/>
      <w:pPr>
        <w:ind w:left="2160" w:hanging="360"/>
      </w:pPr>
      <w:rPr>
        <w:rFonts w:ascii="Wingdings" w:hAnsi="Wingdings" w:hint="default"/>
      </w:rPr>
    </w:lvl>
    <w:lvl w:ilvl="3" w:tplc="B75CDF94">
      <w:start w:val="1"/>
      <w:numFmt w:val="bullet"/>
      <w:lvlText w:val=""/>
      <w:lvlJc w:val="left"/>
      <w:pPr>
        <w:ind w:left="2880" w:hanging="360"/>
      </w:pPr>
      <w:rPr>
        <w:rFonts w:ascii="Symbol" w:hAnsi="Symbol" w:hint="default"/>
      </w:rPr>
    </w:lvl>
    <w:lvl w:ilvl="4" w:tplc="CD0A9D32">
      <w:start w:val="1"/>
      <w:numFmt w:val="bullet"/>
      <w:lvlText w:val="o"/>
      <w:lvlJc w:val="left"/>
      <w:pPr>
        <w:ind w:left="3600" w:hanging="360"/>
      </w:pPr>
      <w:rPr>
        <w:rFonts w:ascii="Courier New" w:hAnsi="Courier New" w:hint="default"/>
      </w:rPr>
    </w:lvl>
    <w:lvl w:ilvl="5" w:tplc="350EBBF0">
      <w:start w:val="1"/>
      <w:numFmt w:val="bullet"/>
      <w:lvlText w:val=""/>
      <w:lvlJc w:val="left"/>
      <w:pPr>
        <w:ind w:left="4320" w:hanging="360"/>
      </w:pPr>
      <w:rPr>
        <w:rFonts w:ascii="Wingdings" w:hAnsi="Wingdings" w:hint="default"/>
      </w:rPr>
    </w:lvl>
    <w:lvl w:ilvl="6" w:tplc="6E2E3318">
      <w:start w:val="1"/>
      <w:numFmt w:val="bullet"/>
      <w:lvlText w:val=""/>
      <w:lvlJc w:val="left"/>
      <w:pPr>
        <w:ind w:left="5040" w:hanging="360"/>
      </w:pPr>
      <w:rPr>
        <w:rFonts w:ascii="Symbol" w:hAnsi="Symbol" w:hint="default"/>
      </w:rPr>
    </w:lvl>
    <w:lvl w:ilvl="7" w:tplc="95C6769E">
      <w:start w:val="1"/>
      <w:numFmt w:val="bullet"/>
      <w:lvlText w:val="o"/>
      <w:lvlJc w:val="left"/>
      <w:pPr>
        <w:ind w:left="5760" w:hanging="360"/>
      </w:pPr>
      <w:rPr>
        <w:rFonts w:ascii="Courier New" w:hAnsi="Courier New" w:hint="default"/>
      </w:rPr>
    </w:lvl>
    <w:lvl w:ilvl="8" w:tplc="F2984022">
      <w:start w:val="1"/>
      <w:numFmt w:val="bullet"/>
      <w:lvlText w:val=""/>
      <w:lvlJc w:val="left"/>
      <w:pPr>
        <w:ind w:left="6480" w:hanging="360"/>
      </w:pPr>
      <w:rPr>
        <w:rFonts w:ascii="Wingdings" w:hAnsi="Wingdings" w:hint="default"/>
      </w:rPr>
    </w:lvl>
  </w:abstractNum>
  <w:abstractNum w:abstractNumId="9" w15:restartNumberingAfterBreak="0">
    <w:nsid w:val="26BE7535"/>
    <w:multiLevelType w:val="hybridMultilevel"/>
    <w:tmpl w:val="B1E42578"/>
    <w:lvl w:ilvl="0" w:tplc="EA28C0C8">
      <w:start w:val="1"/>
      <w:numFmt w:val="bullet"/>
      <w:lvlText w:val=""/>
      <w:lvlJc w:val="left"/>
      <w:pPr>
        <w:ind w:left="720" w:hanging="360"/>
      </w:pPr>
      <w:rPr>
        <w:rFonts w:ascii="Symbol" w:hAnsi="Symbol" w:hint="default"/>
      </w:rPr>
    </w:lvl>
    <w:lvl w:ilvl="1" w:tplc="713ED2DE">
      <w:start w:val="1"/>
      <w:numFmt w:val="bullet"/>
      <w:lvlText w:val="o"/>
      <w:lvlJc w:val="left"/>
      <w:pPr>
        <w:ind w:left="1440" w:hanging="360"/>
      </w:pPr>
      <w:rPr>
        <w:rFonts w:ascii="Courier New" w:hAnsi="Courier New" w:hint="default"/>
      </w:rPr>
    </w:lvl>
    <w:lvl w:ilvl="2" w:tplc="100AAFBE">
      <w:start w:val="1"/>
      <w:numFmt w:val="bullet"/>
      <w:lvlText w:val=""/>
      <w:lvlJc w:val="left"/>
      <w:pPr>
        <w:ind w:left="2160" w:hanging="360"/>
      </w:pPr>
      <w:rPr>
        <w:rFonts w:ascii="Wingdings" w:hAnsi="Wingdings" w:hint="default"/>
      </w:rPr>
    </w:lvl>
    <w:lvl w:ilvl="3" w:tplc="B5448576">
      <w:start w:val="1"/>
      <w:numFmt w:val="bullet"/>
      <w:lvlText w:val=""/>
      <w:lvlJc w:val="left"/>
      <w:pPr>
        <w:ind w:left="2880" w:hanging="360"/>
      </w:pPr>
      <w:rPr>
        <w:rFonts w:ascii="Symbol" w:hAnsi="Symbol" w:hint="default"/>
      </w:rPr>
    </w:lvl>
    <w:lvl w:ilvl="4" w:tplc="725801C4">
      <w:start w:val="1"/>
      <w:numFmt w:val="bullet"/>
      <w:lvlText w:val="o"/>
      <w:lvlJc w:val="left"/>
      <w:pPr>
        <w:ind w:left="3600" w:hanging="360"/>
      </w:pPr>
      <w:rPr>
        <w:rFonts w:ascii="Courier New" w:hAnsi="Courier New" w:hint="default"/>
      </w:rPr>
    </w:lvl>
    <w:lvl w:ilvl="5" w:tplc="2C1461D8">
      <w:start w:val="1"/>
      <w:numFmt w:val="bullet"/>
      <w:lvlText w:val=""/>
      <w:lvlJc w:val="left"/>
      <w:pPr>
        <w:ind w:left="4320" w:hanging="360"/>
      </w:pPr>
      <w:rPr>
        <w:rFonts w:ascii="Wingdings" w:hAnsi="Wingdings" w:hint="default"/>
      </w:rPr>
    </w:lvl>
    <w:lvl w:ilvl="6" w:tplc="344CB814">
      <w:start w:val="1"/>
      <w:numFmt w:val="bullet"/>
      <w:lvlText w:val=""/>
      <w:lvlJc w:val="left"/>
      <w:pPr>
        <w:ind w:left="5040" w:hanging="360"/>
      </w:pPr>
      <w:rPr>
        <w:rFonts w:ascii="Symbol" w:hAnsi="Symbol" w:hint="default"/>
      </w:rPr>
    </w:lvl>
    <w:lvl w:ilvl="7" w:tplc="7D548B96">
      <w:start w:val="1"/>
      <w:numFmt w:val="bullet"/>
      <w:lvlText w:val="o"/>
      <w:lvlJc w:val="left"/>
      <w:pPr>
        <w:ind w:left="5760" w:hanging="360"/>
      </w:pPr>
      <w:rPr>
        <w:rFonts w:ascii="Courier New" w:hAnsi="Courier New" w:hint="default"/>
      </w:rPr>
    </w:lvl>
    <w:lvl w:ilvl="8" w:tplc="8FB0E6E8">
      <w:start w:val="1"/>
      <w:numFmt w:val="bullet"/>
      <w:lvlText w:val=""/>
      <w:lvlJc w:val="left"/>
      <w:pPr>
        <w:ind w:left="6480" w:hanging="360"/>
      </w:pPr>
      <w:rPr>
        <w:rFonts w:ascii="Wingdings" w:hAnsi="Wingdings" w:hint="default"/>
      </w:rPr>
    </w:lvl>
  </w:abstractNum>
  <w:abstractNum w:abstractNumId="10" w15:restartNumberingAfterBreak="0">
    <w:nsid w:val="2922B612"/>
    <w:multiLevelType w:val="hybridMultilevel"/>
    <w:tmpl w:val="40B4B1F2"/>
    <w:lvl w:ilvl="0" w:tplc="30D4B16A">
      <w:start w:val="1"/>
      <w:numFmt w:val="bullet"/>
      <w:lvlText w:val=""/>
      <w:lvlJc w:val="left"/>
      <w:pPr>
        <w:ind w:left="720" w:hanging="360"/>
      </w:pPr>
      <w:rPr>
        <w:rFonts w:ascii="Symbol" w:hAnsi="Symbol" w:hint="default"/>
      </w:rPr>
    </w:lvl>
    <w:lvl w:ilvl="1" w:tplc="A120F32E">
      <w:start w:val="1"/>
      <w:numFmt w:val="bullet"/>
      <w:lvlText w:val="o"/>
      <w:lvlJc w:val="left"/>
      <w:pPr>
        <w:ind w:left="1440" w:hanging="360"/>
      </w:pPr>
      <w:rPr>
        <w:rFonts w:ascii="Courier New" w:hAnsi="Courier New" w:hint="default"/>
      </w:rPr>
    </w:lvl>
    <w:lvl w:ilvl="2" w:tplc="E6F85BFE">
      <w:start w:val="1"/>
      <w:numFmt w:val="bullet"/>
      <w:lvlText w:val=""/>
      <w:lvlJc w:val="left"/>
      <w:pPr>
        <w:ind w:left="2160" w:hanging="360"/>
      </w:pPr>
      <w:rPr>
        <w:rFonts w:ascii="Wingdings" w:hAnsi="Wingdings" w:hint="default"/>
      </w:rPr>
    </w:lvl>
    <w:lvl w:ilvl="3" w:tplc="7464920C">
      <w:start w:val="1"/>
      <w:numFmt w:val="bullet"/>
      <w:lvlText w:val=""/>
      <w:lvlJc w:val="left"/>
      <w:pPr>
        <w:ind w:left="2880" w:hanging="360"/>
      </w:pPr>
      <w:rPr>
        <w:rFonts w:ascii="Symbol" w:hAnsi="Symbol" w:hint="default"/>
      </w:rPr>
    </w:lvl>
    <w:lvl w:ilvl="4" w:tplc="84ECD14E">
      <w:start w:val="1"/>
      <w:numFmt w:val="bullet"/>
      <w:lvlText w:val="o"/>
      <w:lvlJc w:val="left"/>
      <w:pPr>
        <w:ind w:left="3600" w:hanging="360"/>
      </w:pPr>
      <w:rPr>
        <w:rFonts w:ascii="Courier New" w:hAnsi="Courier New" w:hint="default"/>
      </w:rPr>
    </w:lvl>
    <w:lvl w:ilvl="5" w:tplc="26EEC962">
      <w:start w:val="1"/>
      <w:numFmt w:val="bullet"/>
      <w:lvlText w:val=""/>
      <w:lvlJc w:val="left"/>
      <w:pPr>
        <w:ind w:left="4320" w:hanging="360"/>
      </w:pPr>
      <w:rPr>
        <w:rFonts w:ascii="Wingdings" w:hAnsi="Wingdings" w:hint="default"/>
      </w:rPr>
    </w:lvl>
    <w:lvl w:ilvl="6" w:tplc="4E3E0902">
      <w:start w:val="1"/>
      <w:numFmt w:val="bullet"/>
      <w:lvlText w:val=""/>
      <w:lvlJc w:val="left"/>
      <w:pPr>
        <w:ind w:left="5040" w:hanging="360"/>
      </w:pPr>
      <w:rPr>
        <w:rFonts w:ascii="Symbol" w:hAnsi="Symbol" w:hint="default"/>
      </w:rPr>
    </w:lvl>
    <w:lvl w:ilvl="7" w:tplc="E09C68D0">
      <w:start w:val="1"/>
      <w:numFmt w:val="bullet"/>
      <w:lvlText w:val="o"/>
      <w:lvlJc w:val="left"/>
      <w:pPr>
        <w:ind w:left="5760" w:hanging="360"/>
      </w:pPr>
      <w:rPr>
        <w:rFonts w:ascii="Courier New" w:hAnsi="Courier New" w:hint="default"/>
      </w:rPr>
    </w:lvl>
    <w:lvl w:ilvl="8" w:tplc="5E9E6510">
      <w:start w:val="1"/>
      <w:numFmt w:val="bullet"/>
      <w:lvlText w:val=""/>
      <w:lvlJc w:val="left"/>
      <w:pPr>
        <w:ind w:left="6480" w:hanging="360"/>
      </w:pPr>
      <w:rPr>
        <w:rFonts w:ascii="Wingdings" w:hAnsi="Wingdings" w:hint="default"/>
      </w:rPr>
    </w:lvl>
  </w:abstractNum>
  <w:abstractNum w:abstractNumId="11" w15:restartNumberingAfterBreak="0">
    <w:nsid w:val="2B6D6D49"/>
    <w:multiLevelType w:val="hybridMultilevel"/>
    <w:tmpl w:val="084E1638"/>
    <w:lvl w:ilvl="0" w:tplc="B57250D4">
      <w:start w:val="1"/>
      <w:numFmt w:val="bullet"/>
      <w:lvlText w:val=""/>
      <w:lvlJc w:val="left"/>
      <w:pPr>
        <w:ind w:left="720" w:hanging="360"/>
      </w:pPr>
      <w:rPr>
        <w:rFonts w:ascii="Symbol" w:hAnsi="Symbol" w:hint="default"/>
      </w:rPr>
    </w:lvl>
    <w:lvl w:ilvl="1" w:tplc="3F668558">
      <w:start w:val="1"/>
      <w:numFmt w:val="bullet"/>
      <w:lvlText w:val="o"/>
      <w:lvlJc w:val="left"/>
      <w:pPr>
        <w:ind w:left="1440" w:hanging="360"/>
      </w:pPr>
      <w:rPr>
        <w:rFonts w:ascii="Courier New" w:hAnsi="Courier New" w:hint="default"/>
      </w:rPr>
    </w:lvl>
    <w:lvl w:ilvl="2" w:tplc="ED94E6A2">
      <w:start w:val="1"/>
      <w:numFmt w:val="bullet"/>
      <w:lvlText w:val=""/>
      <w:lvlJc w:val="left"/>
      <w:pPr>
        <w:ind w:left="2160" w:hanging="360"/>
      </w:pPr>
      <w:rPr>
        <w:rFonts w:ascii="Wingdings" w:hAnsi="Wingdings" w:hint="default"/>
      </w:rPr>
    </w:lvl>
    <w:lvl w:ilvl="3" w:tplc="54EC6860">
      <w:start w:val="1"/>
      <w:numFmt w:val="bullet"/>
      <w:lvlText w:val=""/>
      <w:lvlJc w:val="left"/>
      <w:pPr>
        <w:ind w:left="2880" w:hanging="360"/>
      </w:pPr>
      <w:rPr>
        <w:rFonts w:ascii="Symbol" w:hAnsi="Symbol" w:hint="default"/>
      </w:rPr>
    </w:lvl>
    <w:lvl w:ilvl="4" w:tplc="8D4AEC08">
      <w:start w:val="1"/>
      <w:numFmt w:val="bullet"/>
      <w:lvlText w:val="o"/>
      <w:lvlJc w:val="left"/>
      <w:pPr>
        <w:ind w:left="3600" w:hanging="360"/>
      </w:pPr>
      <w:rPr>
        <w:rFonts w:ascii="Courier New" w:hAnsi="Courier New" w:hint="default"/>
      </w:rPr>
    </w:lvl>
    <w:lvl w:ilvl="5" w:tplc="792604BE">
      <w:start w:val="1"/>
      <w:numFmt w:val="bullet"/>
      <w:lvlText w:val=""/>
      <w:lvlJc w:val="left"/>
      <w:pPr>
        <w:ind w:left="4320" w:hanging="360"/>
      </w:pPr>
      <w:rPr>
        <w:rFonts w:ascii="Wingdings" w:hAnsi="Wingdings" w:hint="default"/>
      </w:rPr>
    </w:lvl>
    <w:lvl w:ilvl="6" w:tplc="2C7E6494">
      <w:start w:val="1"/>
      <w:numFmt w:val="bullet"/>
      <w:lvlText w:val=""/>
      <w:lvlJc w:val="left"/>
      <w:pPr>
        <w:ind w:left="5040" w:hanging="360"/>
      </w:pPr>
      <w:rPr>
        <w:rFonts w:ascii="Symbol" w:hAnsi="Symbol" w:hint="default"/>
      </w:rPr>
    </w:lvl>
    <w:lvl w:ilvl="7" w:tplc="DAB045AE">
      <w:start w:val="1"/>
      <w:numFmt w:val="bullet"/>
      <w:lvlText w:val="o"/>
      <w:lvlJc w:val="left"/>
      <w:pPr>
        <w:ind w:left="5760" w:hanging="360"/>
      </w:pPr>
      <w:rPr>
        <w:rFonts w:ascii="Courier New" w:hAnsi="Courier New" w:hint="default"/>
      </w:rPr>
    </w:lvl>
    <w:lvl w:ilvl="8" w:tplc="829C3A46">
      <w:start w:val="1"/>
      <w:numFmt w:val="bullet"/>
      <w:lvlText w:val=""/>
      <w:lvlJc w:val="left"/>
      <w:pPr>
        <w:ind w:left="6480" w:hanging="360"/>
      </w:pPr>
      <w:rPr>
        <w:rFonts w:ascii="Wingdings" w:hAnsi="Wingdings" w:hint="default"/>
      </w:rPr>
    </w:lvl>
  </w:abstractNum>
  <w:abstractNum w:abstractNumId="12" w15:restartNumberingAfterBreak="0">
    <w:nsid w:val="30D46FF7"/>
    <w:multiLevelType w:val="multilevel"/>
    <w:tmpl w:val="721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A1612"/>
    <w:multiLevelType w:val="multilevel"/>
    <w:tmpl w:val="DFE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01659"/>
    <w:multiLevelType w:val="multilevel"/>
    <w:tmpl w:val="215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89438"/>
    <w:multiLevelType w:val="hybridMultilevel"/>
    <w:tmpl w:val="FFFFFFFF"/>
    <w:lvl w:ilvl="0" w:tplc="F61EA2EA">
      <w:start w:val="1"/>
      <w:numFmt w:val="bullet"/>
      <w:lvlText w:val=""/>
      <w:lvlJc w:val="left"/>
      <w:pPr>
        <w:ind w:left="720" w:hanging="360"/>
      </w:pPr>
      <w:rPr>
        <w:rFonts w:ascii="Symbol" w:hAnsi="Symbol" w:hint="default"/>
      </w:rPr>
    </w:lvl>
    <w:lvl w:ilvl="1" w:tplc="5CFCCBCE">
      <w:start w:val="1"/>
      <w:numFmt w:val="bullet"/>
      <w:lvlText w:val="o"/>
      <w:lvlJc w:val="left"/>
      <w:pPr>
        <w:ind w:left="1440" w:hanging="360"/>
      </w:pPr>
      <w:rPr>
        <w:rFonts w:ascii="Courier New" w:hAnsi="Courier New" w:hint="default"/>
      </w:rPr>
    </w:lvl>
    <w:lvl w:ilvl="2" w:tplc="5D002882">
      <w:start w:val="1"/>
      <w:numFmt w:val="bullet"/>
      <w:lvlText w:val=""/>
      <w:lvlJc w:val="left"/>
      <w:pPr>
        <w:ind w:left="2160" w:hanging="360"/>
      </w:pPr>
      <w:rPr>
        <w:rFonts w:ascii="Wingdings" w:hAnsi="Wingdings" w:hint="default"/>
      </w:rPr>
    </w:lvl>
    <w:lvl w:ilvl="3" w:tplc="8B605A7C">
      <w:start w:val="1"/>
      <w:numFmt w:val="bullet"/>
      <w:lvlText w:val=""/>
      <w:lvlJc w:val="left"/>
      <w:pPr>
        <w:ind w:left="2880" w:hanging="360"/>
      </w:pPr>
      <w:rPr>
        <w:rFonts w:ascii="Symbol" w:hAnsi="Symbol" w:hint="default"/>
      </w:rPr>
    </w:lvl>
    <w:lvl w:ilvl="4" w:tplc="B3E87CBA">
      <w:start w:val="1"/>
      <w:numFmt w:val="bullet"/>
      <w:lvlText w:val="o"/>
      <w:lvlJc w:val="left"/>
      <w:pPr>
        <w:ind w:left="3600" w:hanging="360"/>
      </w:pPr>
      <w:rPr>
        <w:rFonts w:ascii="Courier New" w:hAnsi="Courier New" w:hint="default"/>
      </w:rPr>
    </w:lvl>
    <w:lvl w:ilvl="5" w:tplc="750E246C">
      <w:start w:val="1"/>
      <w:numFmt w:val="bullet"/>
      <w:lvlText w:val=""/>
      <w:lvlJc w:val="left"/>
      <w:pPr>
        <w:ind w:left="4320" w:hanging="360"/>
      </w:pPr>
      <w:rPr>
        <w:rFonts w:ascii="Wingdings" w:hAnsi="Wingdings" w:hint="default"/>
      </w:rPr>
    </w:lvl>
    <w:lvl w:ilvl="6" w:tplc="ACBAD6BA">
      <w:start w:val="1"/>
      <w:numFmt w:val="bullet"/>
      <w:lvlText w:val=""/>
      <w:lvlJc w:val="left"/>
      <w:pPr>
        <w:ind w:left="5040" w:hanging="360"/>
      </w:pPr>
      <w:rPr>
        <w:rFonts w:ascii="Symbol" w:hAnsi="Symbol" w:hint="default"/>
      </w:rPr>
    </w:lvl>
    <w:lvl w:ilvl="7" w:tplc="5706DA98">
      <w:start w:val="1"/>
      <w:numFmt w:val="bullet"/>
      <w:lvlText w:val="o"/>
      <w:lvlJc w:val="left"/>
      <w:pPr>
        <w:ind w:left="5760" w:hanging="360"/>
      </w:pPr>
      <w:rPr>
        <w:rFonts w:ascii="Courier New" w:hAnsi="Courier New" w:hint="default"/>
      </w:rPr>
    </w:lvl>
    <w:lvl w:ilvl="8" w:tplc="AEA09FC6">
      <w:start w:val="1"/>
      <w:numFmt w:val="bullet"/>
      <w:lvlText w:val=""/>
      <w:lvlJc w:val="left"/>
      <w:pPr>
        <w:ind w:left="6480" w:hanging="360"/>
      </w:pPr>
      <w:rPr>
        <w:rFonts w:ascii="Wingdings" w:hAnsi="Wingdings" w:hint="default"/>
      </w:rPr>
    </w:lvl>
  </w:abstractNum>
  <w:abstractNum w:abstractNumId="16" w15:restartNumberingAfterBreak="0">
    <w:nsid w:val="3ACB2A96"/>
    <w:multiLevelType w:val="multilevel"/>
    <w:tmpl w:val="0A2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E886B"/>
    <w:multiLevelType w:val="hybridMultilevel"/>
    <w:tmpl w:val="3D1A7A06"/>
    <w:lvl w:ilvl="0" w:tplc="ACCCAF1C">
      <w:start w:val="1"/>
      <w:numFmt w:val="bullet"/>
      <w:lvlText w:val=""/>
      <w:lvlJc w:val="left"/>
      <w:pPr>
        <w:ind w:left="720" w:hanging="360"/>
      </w:pPr>
      <w:rPr>
        <w:rFonts w:ascii="Symbol" w:hAnsi="Symbol" w:hint="default"/>
      </w:rPr>
    </w:lvl>
    <w:lvl w:ilvl="1" w:tplc="71B0CBB4">
      <w:start w:val="1"/>
      <w:numFmt w:val="bullet"/>
      <w:lvlText w:val="o"/>
      <w:lvlJc w:val="left"/>
      <w:pPr>
        <w:ind w:left="1440" w:hanging="360"/>
      </w:pPr>
      <w:rPr>
        <w:rFonts w:ascii="Courier New" w:hAnsi="Courier New" w:hint="default"/>
      </w:rPr>
    </w:lvl>
    <w:lvl w:ilvl="2" w:tplc="513A8AB8">
      <w:start w:val="1"/>
      <w:numFmt w:val="bullet"/>
      <w:lvlText w:val=""/>
      <w:lvlJc w:val="left"/>
      <w:pPr>
        <w:ind w:left="2160" w:hanging="360"/>
      </w:pPr>
      <w:rPr>
        <w:rFonts w:ascii="Wingdings" w:hAnsi="Wingdings" w:hint="default"/>
      </w:rPr>
    </w:lvl>
    <w:lvl w:ilvl="3" w:tplc="5E8CA2C0">
      <w:start w:val="1"/>
      <w:numFmt w:val="bullet"/>
      <w:lvlText w:val=""/>
      <w:lvlJc w:val="left"/>
      <w:pPr>
        <w:ind w:left="2880" w:hanging="360"/>
      </w:pPr>
      <w:rPr>
        <w:rFonts w:ascii="Symbol" w:hAnsi="Symbol" w:hint="default"/>
      </w:rPr>
    </w:lvl>
    <w:lvl w:ilvl="4" w:tplc="3DD0D8CC">
      <w:start w:val="1"/>
      <w:numFmt w:val="bullet"/>
      <w:lvlText w:val="o"/>
      <w:lvlJc w:val="left"/>
      <w:pPr>
        <w:ind w:left="3600" w:hanging="360"/>
      </w:pPr>
      <w:rPr>
        <w:rFonts w:ascii="Courier New" w:hAnsi="Courier New" w:hint="default"/>
      </w:rPr>
    </w:lvl>
    <w:lvl w:ilvl="5" w:tplc="C92E7DFA">
      <w:start w:val="1"/>
      <w:numFmt w:val="bullet"/>
      <w:lvlText w:val=""/>
      <w:lvlJc w:val="left"/>
      <w:pPr>
        <w:ind w:left="4320" w:hanging="360"/>
      </w:pPr>
      <w:rPr>
        <w:rFonts w:ascii="Wingdings" w:hAnsi="Wingdings" w:hint="default"/>
      </w:rPr>
    </w:lvl>
    <w:lvl w:ilvl="6" w:tplc="56BE255E">
      <w:start w:val="1"/>
      <w:numFmt w:val="bullet"/>
      <w:lvlText w:val=""/>
      <w:lvlJc w:val="left"/>
      <w:pPr>
        <w:ind w:left="5040" w:hanging="360"/>
      </w:pPr>
      <w:rPr>
        <w:rFonts w:ascii="Symbol" w:hAnsi="Symbol" w:hint="default"/>
      </w:rPr>
    </w:lvl>
    <w:lvl w:ilvl="7" w:tplc="DB20F0A6">
      <w:start w:val="1"/>
      <w:numFmt w:val="bullet"/>
      <w:lvlText w:val="o"/>
      <w:lvlJc w:val="left"/>
      <w:pPr>
        <w:ind w:left="5760" w:hanging="360"/>
      </w:pPr>
      <w:rPr>
        <w:rFonts w:ascii="Courier New" w:hAnsi="Courier New" w:hint="default"/>
      </w:rPr>
    </w:lvl>
    <w:lvl w:ilvl="8" w:tplc="C2FA9D16">
      <w:start w:val="1"/>
      <w:numFmt w:val="bullet"/>
      <w:lvlText w:val=""/>
      <w:lvlJc w:val="left"/>
      <w:pPr>
        <w:ind w:left="6480" w:hanging="360"/>
      </w:pPr>
      <w:rPr>
        <w:rFonts w:ascii="Wingdings" w:hAnsi="Wingdings" w:hint="default"/>
      </w:rPr>
    </w:lvl>
  </w:abstractNum>
  <w:abstractNum w:abstractNumId="18" w15:restartNumberingAfterBreak="0">
    <w:nsid w:val="3F5D1AFB"/>
    <w:multiLevelType w:val="hybridMultilevel"/>
    <w:tmpl w:val="7696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103B8E"/>
    <w:multiLevelType w:val="hybridMultilevel"/>
    <w:tmpl w:val="FFFFFFFF"/>
    <w:lvl w:ilvl="0" w:tplc="65FCDEFA">
      <w:start w:val="1"/>
      <w:numFmt w:val="bullet"/>
      <w:lvlText w:val=""/>
      <w:lvlJc w:val="left"/>
      <w:pPr>
        <w:ind w:left="720" w:hanging="360"/>
      </w:pPr>
      <w:rPr>
        <w:rFonts w:ascii="Symbol" w:hAnsi="Symbol" w:hint="default"/>
      </w:rPr>
    </w:lvl>
    <w:lvl w:ilvl="1" w:tplc="DF7C19A6">
      <w:start w:val="1"/>
      <w:numFmt w:val="bullet"/>
      <w:lvlText w:val="o"/>
      <w:lvlJc w:val="left"/>
      <w:pPr>
        <w:ind w:left="1440" w:hanging="360"/>
      </w:pPr>
      <w:rPr>
        <w:rFonts w:ascii="Courier New" w:hAnsi="Courier New" w:hint="default"/>
      </w:rPr>
    </w:lvl>
    <w:lvl w:ilvl="2" w:tplc="5FB4D28C">
      <w:start w:val="1"/>
      <w:numFmt w:val="bullet"/>
      <w:lvlText w:val=""/>
      <w:lvlJc w:val="left"/>
      <w:pPr>
        <w:ind w:left="2160" w:hanging="360"/>
      </w:pPr>
      <w:rPr>
        <w:rFonts w:ascii="Wingdings" w:hAnsi="Wingdings" w:hint="default"/>
      </w:rPr>
    </w:lvl>
    <w:lvl w:ilvl="3" w:tplc="F418D306">
      <w:start w:val="1"/>
      <w:numFmt w:val="bullet"/>
      <w:lvlText w:val=""/>
      <w:lvlJc w:val="left"/>
      <w:pPr>
        <w:ind w:left="2880" w:hanging="360"/>
      </w:pPr>
      <w:rPr>
        <w:rFonts w:ascii="Symbol" w:hAnsi="Symbol" w:hint="default"/>
      </w:rPr>
    </w:lvl>
    <w:lvl w:ilvl="4" w:tplc="1AD6E8C8">
      <w:start w:val="1"/>
      <w:numFmt w:val="bullet"/>
      <w:lvlText w:val="o"/>
      <w:lvlJc w:val="left"/>
      <w:pPr>
        <w:ind w:left="3600" w:hanging="360"/>
      </w:pPr>
      <w:rPr>
        <w:rFonts w:ascii="Courier New" w:hAnsi="Courier New" w:hint="default"/>
      </w:rPr>
    </w:lvl>
    <w:lvl w:ilvl="5" w:tplc="DC96F622">
      <w:start w:val="1"/>
      <w:numFmt w:val="bullet"/>
      <w:lvlText w:val=""/>
      <w:lvlJc w:val="left"/>
      <w:pPr>
        <w:ind w:left="4320" w:hanging="360"/>
      </w:pPr>
      <w:rPr>
        <w:rFonts w:ascii="Wingdings" w:hAnsi="Wingdings" w:hint="default"/>
      </w:rPr>
    </w:lvl>
    <w:lvl w:ilvl="6" w:tplc="30DCB160">
      <w:start w:val="1"/>
      <w:numFmt w:val="bullet"/>
      <w:lvlText w:val=""/>
      <w:lvlJc w:val="left"/>
      <w:pPr>
        <w:ind w:left="5040" w:hanging="360"/>
      </w:pPr>
      <w:rPr>
        <w:rFonts w:ascii="Symbol" w:hAnsi="Symbol" w:hint="default"/>
      </w:rPr>
    </w:lvl>
    <w:lvl w:ilvl="7" w:tplc="20384E90">
      <w:start w:val="1"/>
      <w:numFmt w:val="bullet"/>
      <w:lvlText w:val="o"/>
      <w:lvlJc w:val="left"/>
      <w:pPr>
        <w:ind w:left="5760" w:hanging="360"/>
      </w:pPr>
      <w:rPr>
        <w:rFonts w:ascii="Courier New" w:hAnsi="Courier New" w:hint="default"/>
      </w:rPr>
    </w:lvl>
    <w:lvl w:ilvl="8" w:tplc="59324E1E">
      <w:start w:val="1"/>
      <w:numFmt w:val="bullet"/>
      <w:lvlText w:val=""/>
      <w:lvlJc w:val="left"/>
      <w:pPr>
        <w:ind w:left="6480" w:hanging="360"/>
      </w:pPr>
      <w:rPr>
        <w:rFonts w:ascii="Wingdings" w:hAnsi="Wingdings" w:hint="default"/>
      </w:rPr>
    </w:lvl>
  </w:abstractNum>
  <w:abstractNum w:abstractNumId="20" w15:restartNumberingAfterBreak="0">
    <w:nsid w:val="46F0DA3A"/>
    <w:multiLevelType w:val="hybridMultilevel"/>
    <w:tmpl w:val="FFFFFFFF"/>
    <w:lvl w:ilvl="0" w:tplc="96DC1A78">
      <w:start w:val="1"/>
      <w:numFmt w:val="bullet"/>
      <w:lvlText w:val=""/>
      <w:lvlJc w:val="left"/>
      <w:pPr>
        <w:ind w:left="720" w:hanging="360"/>
      </w:pPr>
      <w:rPr>
        <w:rFonts w:ascii="Symbol" w:hAnsi="Symbol" w:hint="default"/>
      </w:rPr>
    </w:lvl>
    <w:lvl w:ilvl="1" w:tplc="EAD20616">
      <w:start w:val="1"/>
      <w:numFmt w:val="bullet"/>
      <w:lvlText w:val="o"/>
      <w:lvlJc w:val="left"/>
      <w:pPr>
        <w:ind w:left="1440" w:hanging="360"/>
      </w:pPr>
      <w:rPr>
        <w:rFonts w:ascii="Courier New" w:hAnsi="Courier New" w:hint="default"/>
      </w:rPr>
    </w:lvl>
    <w:lvl w:ilvl="2" w:tplc="CAD83560">
      <w:start w:val="1"/>
      <w:numFmt w:val="bullet"/>
      <w:lvlText w:val=""/>
      <w:lvlJc w:val="left"/>
      <w:pPr>
        <w:ind w:left="2160" w:hanging="360"/>
      </w:pPr>
      <w:rPr>
        <w:rFonts w:ascii="Wingdings" w:hAnsi="Wingdings" w:hint="default"/>
      </w:rPr>
    </w:lvl>
    <w:lvl w:ilvl="3" w:tplc="3196BD4E">
      <w:start w:val="1"/>
      <w:numFmt w:val="bullet"/>
      <w:lvlText w:val=""/>
      <w:lvlJc w:val="left"/>
      <w:pPr>
        <w:ind w:left="2880" w:hanging="360"/>
      </w:pPr>
      <w:rPr>
        <w:rFonts w:ascii="Symbol" w:hAnsi="Symbol" w:hint="default"/>
      </w:rPr>
    </w:lvl>
    <w:lvl w:ilvl="4" w:tplc="DB9EF1A2">
      <w:start w:val="1"/>
      <w:numFmt w:val="bullet"/>
      <w:lvlText w:val="o"/>
      <w:lvlJc w:val="left"/>
      <w:pPr>
        <w:ind w:left="3600" w:hanging="360"/>
      </w:pPr>
      <w:rPr>
        <w:rFonts w:ascii="Courier New" w:hAnsi="Courier New" w:hint="default"/>
      </w:rPr>
    </w:lvl>
    <w:lvl w:ilvl="5" w:tplc="7900774C">
      <w:start w:val="1"/>
      <w:numFmt w:val="bullet"/>
      <w:lvlText w:val=""/>
      <w:lvlJc w:val="left"/>
      <w:pPr>
        <w:ind w:left="4320" w:hanging="360"/>
      </w:pPr>
      <w:rPr>
        <w:rFonts w:ascii="Wingdings" w:hAnsi="Wingdings" w:hint="default"/>
      </w:rPr>
    </w:lvl>
    <w:lvl w:ilvl="6" w:tplc="2938D240">
      <w:start w:val="1"/>
      <w:numFmt w:val="bullet"/>
      <w:lvlText w:val=""/>
      <w:lvlJc w:val="left"/>
      <w:pPr>
        <w:ind w:left="5040" w:hanging="360"/>
      </w:pPr>
      <w:rPr>
        <w:rFonts w:ascii="Symbol" w:hAnsi="Symbol" w:hint="default"/>
      </w:rPr>
    </w:lvl>
    <w:lvl w:ilvl="7" w:tplc="79D455A0">
      <w:start w:val="1"/>
      <w:numFmt w:val="bullet"/>
      <w:lvlText w:val="o"/>
      <w:lvlJc w:val="left"/>
      <w:pPr>
        <w:ind w:left="5760" w:hanging="360"/>
      </w:pPr>
      <w:rPr>
        <w:rFonts w:ascii="Courier New" w:hAnsi="Courier New" w:hint="default"/>
      </w:rPr>
    </w:lvl>
    <w:lvl w:ilvl="8" w:tplc="3A26139E">
      <w:start w:val="1"/>
      <w:numFmt w:val="bullet"/>
      <w:lvlText w:val=""/>
      <w:lvlJc w:val="left"/>
      <w:pPr>
        <w:ind w:left="6480" w:hanging="360"/>
      </w:pPr>
      <w:rPr>
        <w:rFonts w:ascii="Wingdings" w:hAnsi="Wingdings" w:hint="default"/>
      </w:rPr>
    </w:lvl>
  </w:abstractNum>
  <w:abstractNum w:abstractNumId="21" w15:restartNumberingAfterBreak="0">
    <w:nsid w:val="4C92D718"/>
    <w:multiLevelType w:val="hybridMultilevel"/>
    <w:tmpl w:val="3E28D558"/>
    <w:lvl w:ilvl="0" w:tplc="25966938">
      <w:start w:val="1"/>
      <w:numFmt w:val="bullet"/>
      <w:lvlText w:val=""/>
      <w:lvlJc w:val="left"/>
      <w:pPr>
        <w:ind w:left="720" w:hanging="360"/>
      </w:pPr>
      <w:rPr>
        <w:rFonts w:ascii="Symbol" w:hAnsi="Symbol" w:hint="default"/>
      </w:rPr>
    </w:lvl>
    <w:lvl w:ilvl="1" w:tplc="F216FFA6">
      <w:start w:val="1"/>
      <w:numFmt w:val="bullet"/>
      <w:lvlText w:val="o"/>
      <w:lvlJc w:val="left"/>
      <w:pPr>
        <w:ind w:left="1440" w:hanging="360"/>
      </w:pPr>
      <w:rPr>
        <w:rFonts w:ascii="Courier New" w:hAnsi="Courier New" w:hint="default"/>
      </w:rPr>
    </w:lvl>
    <w:lvl w:ilvl="2" w:tplc="4A8AF442">
      <w:start w:val="1"/>
      <w:numFmt w:val="bullet"/>
      <w:lvlText w:val=""/>
      <w:lvlJc w:val="left"/>
      <w:pPr>
        <w:ind w:left="2160" w:hanging="360"/>
      </w:pPr>
      <w:rPr>
        <w:rFonts w:ascii="Wingdings" w:hAnsi="Wingdings" w:hint="default"/>
      </w:rPr>
    </w:lvl>
    <w:lvl w:ilvl="3" w:tplc="454E55FC">
      <w:start w:val="1"/>
      <w:numFmt w:val="bullet"/>
      <w:lvlText w:val=""/>
      <w:lvlJc w:val="left"/>
      <w:pPr>
        <w:ind w:left="2880" w:hanging="360"/>
      </w:pPr>
      <w:rPr>
        <w:rFonts w:ascii="Symbol" w:hAnsi="Symbol" w:hint="default"/>
      </w:rPr>
    </w:lvl>
    <w:lvl w:ilvl="4" w:tplc="F628DF3E">
      <w:start w:val="1"/>
      <w:numFmt w:val="bullet"/>
      <w:lvlText w:val="o"/>
      <w:lvlJc w:val="left"/>
      <w:pPr>
        <w:ind w:left="3600" w:hanging="360"/>
      </w:pPr>
      <w:rPr>
        <w:rFonts w:ascii="Courier New" w:hAnsi="Courier New" w:hint="default"/>
      </w:rPr>
    </w:lvl>
    <w:lvl w:ilvl="5" w:tplc="E63291B6">
      <w:start w:val="1"/>
      <w:numFmt w:val="bullet"/>
      <w:lvlText w:val=""/>
      <w:lvlJc w:val="left"/>
      <w:pPr>
        <w:ind w:left="4320" w:hanging="360"/>
      </w:pPr>
      <w:rPr>
        <w:rFonts w:ascii="Wingdings" w:hAnsi="Wingdings" w:hint="default"/>
      </w:rPr>
    </w:lvl>
    <w:lvl w:ilvl="6" w:tplc="84BED596">
      <w:start w:val="1"/>
      <w:numFmt w:val="bullet"/>
      <w:lvlText w:val=""/>
      <w:lvlJc w:val="left"/>
      <w:pPr>
        <w:ind w:left="5040" w:hanging="360"/>
      </w:pPr>
      <w:rPr>
        <w:rFonts w:ascii="Symbol" w:hAnsi="Symbol" w:hint="default"/>
      </w:rPr>
    </w:lvl>
    <w:lvl w:ilvl="7" w:tplc="936E81A6">
      <w:start w:val="1"/>
      <w:numFmt w:val="bullet"/>
      <w:lvlText w:val="o"/>
      <w:lvlJc w:val="left"/>
      <w:pPr>
        <w:ind w:left="5760" w:hanging="360"/>
      </w:pPr>
      <w:rPr>
        <w:rFonts w:ascii="Courier New" w:hAnsi="Courier New" w:hint="default"/>
      </w:rPr>
    </w:lvl>
    <w:lvl w:ilvl="8" w:tplc="3BD83060">
      <w:start w:val="1"/>
      <w:numFmt w:val="bullet"/>
      <w:lvlText w:val=""/>
      <w:lvlJc w:val="left"/>
      <w:pPr>
        <w:ind w:left="6480" w:hanging="360"/>
      </w:pPr>
      <w:rPr>
        <w:rFonts w:ascii="Wingdings" w:hAnsi="Wingdings" w:hint="default"/>
      </w:rPr>
    </w:lvl>
  </w:abstractNum>
  <w:abstractNum w:abstractNumId="22" w15:restartNumberingAfterBreak="0">
    <w:nsid w:val="4F385B76"/>
    <w:multiLevelType w:val="hybridMultilevel"/>
    <w:tmpl w:val="FFFFFFFF"/>
    <w:lvl w:ilvl="0" w:tplc="F666634A">
      <w:start w:val="1"/>
      <w:numFmt w:val="bullet"/>
      <w:lvlText w:val=""/>
      <w:lvlJc w:val="left"/>
      <w:pPr>
        <w:ind w:left="1080" w:hanging="360"/>
      </w:pPr>
      <w:rPr>
        <w:rFonts w:ascii="Symbol" w:hAnsi="Symbol" w:hint="default"/>
      </w:rPr>
    </w:lvl>
    <w:lvl w:ilvl="1" w:tplc="8042E832">
      <w:start w:val="1"/>
      <w:numFmt w:val="bullet"/>
      <w:lvlText w:val="o"/>
      <w:lvlJc w:val="left"/>
      <w:pPr>
        <w:ind w:left="1800" w:hanging="360"/>
      </w:pPr>
      <w:rPr>
        <w:rFonts w:ascii="Courier New" w:hAnsi="Courier New" w:hint="default"/>
      </w:rPr>
    </w:lvl>
    <w:lvl w:ilvl="2" w:tplc="601EF5FE">
      <w:start w:val="1"/>
      <w:numFmt w:val="bullet"/>
      <w:lvlText w:val=""/>
      <w:lvlJc w:val="left"/>
      <w:pPr>
        <w:ind w:left="2520" w:hanging="360"/>
      </w:pPr>
      <w:rPr>
        <w:rFonts w:ascii="Wingdings" w:hAnsi="Wingdings" w:hint="default"/>
      </w:rPr>
    </w:lvl>
    <w:lvl w:ilvl="3" w:tplc="CC7AF1A0">
      <w:start w:val="1"/>
      <w:numFmt w:val="bullet"/>
      <w:lvlText w:val=""/>
      <w:lvlJc w:val="left"/>
      <w:pPr>
        <w:ind w:left="3240" w:hanging="360"/>
      </w:pPr>
      <w:rPr>
        <w:rFonts w:ascii="Symbol" w:hAnsi="Symbol" w:hint="default"/>
      </w:rPr>
    </w:lvl>
    <w:lvl w:ilvl="4" w:tplc="1CA8AE4E">
      <w:start w:val="1"/>
      <w:numFmt w:val="bullet"/>
      <w:lvlText w:val="o"/>
      <w:lvlJc w:val="left"/>
      <w:pPr>
        <w:ind w:left="3960" w:hanging="360"/>
      </w:pPr>
      <w:rPr>
        <w:rFonts w:ascii="Courier New" w:hAnsi="Courier New" w:hint="default"/>
      </w:rPr>
    </w:lvl>
    <w:lvl w:ilvl="5" w:tplc="697C4902">
      <w:start w:val="1"/>
      <w:numFmt w:val="bullet"/>
      <w:lvlText w:val=""/>
      <w:lvlJc w:val="left"/>
      <w:pPr>
        <w:ind w:left="4680" w:hanging="360"/>
      </w:pPr>
      <w:rPr>
        <w:rFonts w:ascii="Wingdings" w:hAnsi="Wingdings" w:hint="default"/>
      </w:rPr>
    </w:lvl>
    <w:lvl w:ilvl="6" w:tplc="2C1E0386">
      <w:start w:val="1"/>
      <w:numFmt w:val="bullet"/>
      <w:lvlText w:val=""/>
      <w:lvlJc w:val="left"/>
      <w:pPr>
        <w:ind w:left="5400" w:hanging="360"/>
      </w:pPr>
      <w:rPr>
        <w:rFonts w:ascii="Symbol" w:hAnsi="Symbol" w:hint="default"/>
      </w:rPr>
    </w:lvl>
    <w:lvl w:ilvl="7" w:tplc="A588CD90">
      <w:start w:val="1"/>
      <w:numFmt w:val="bullet"/>
      <w:lvlText w:val="o"/>
      <w:lvlJc w:val="left"/>
      <w:pPr>
        <w:ind w:left="6120" w:hanging="360"/>
      </w:pPr>
      <w:rPr>
        <w:rFonts w:ascii="Courier New" w:hAnsi="Courier New" w:hint="default"/>
      </w:rPr>
    </w:lvl>
    <w:lvl w:ilvl="8" w:tplc="AB34968A">
      <w:start w:val="1"/>
      <w:numFmt w:val="bullet"/>
      <w:lvlText w:val=""/>
      <w:lvlJc w:val="left"/>
      <w:pPr>
        <w:ind w:left="6840" w:hanging="360"/>
      </w:pPr>
      <w:rPr>
        <w:rFonts w:ascii="Wingdings" w:hAnsi="Wingdings" w:hint="default"/>
      </w:rPr>
    </w:lvl>
  </w:abstractNum>
  <w:abstractNum w:abstractNumId="23" w15:restartNumberingAfterBreak="0">
    <w:nsid w:val="4F4E27B9"/>
    <w:multiLevelType w:val="hybridMultilevel"/>
    <w:tmpl w:val="3F36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7F3DEF"/>
    <w:multiLevelType w:val="hybridMultilevel"/>
    <w:tmpl w:val="91747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294A08"/>
    <w:multiLevelType w:val="hybridMultilevel"/>
    <w:tmpl w:val="518E1CAC"/>
    <w:lvl w:ilvl="0" w:tplc="023C3180">
      <w:start w:val="1"/>
      <w:numFmt w:val="bullet"/>
      <w:lvlText w:val=""/>
      <w:lvlJc w:val="left"/>
      <w:pPr>
        <w:ind w:left="720" w:hanging="360"/>
      </w:pPr>
      <w:rPr>
        <w:rFonts w:ascii="Symbol" w:hAnsi="Symbol" w:hint="default"/>
      </w:rPr>
    </w:lvl>
    <w:lvl w:ilvl="1" w:tplc="5B56891E">
      <w:start w:val="1"/>
      <w:numFmt w:val="bullet"/>
      <w:lvlText w:val="o"/>
      <w:lvlJc w:val="left"/>
      <w:pPr>
        <w:ind w:left="1440" w:hanging="360"/>
      </w:pPr>
      <w:rPr>
        <w:rFonts w:ascii="Courier New" w:hAnsi="Courier New" w:hint="default"/>
      </w:rPr>
    </w:lvl>
    <w:lvl w:ilvl="2" w:tplc="C3EE3C86">
      <w:start w:val="1"/>
      <w:numFmt w:val="bullet"/>
      <w:lvlText w:val=""/>
      <w:lvlJc w:val="left"/>
      <w:pPr>
        <w:ind w:left="2160" w:hanging="360"/>
      </w:pPr>
      <w:rPr>
        <w:rFonts w:ascii="Wingdings" w:hAnsi="Wingdings" w:hint="default"/>
      </w:rPr>
    </w:lvl>
    <w:lvl w:ilvl="3" w:tplc="6A7484F8">
      <w:start w:val="1"/>
      <w:numFmt w:val="bullet"/>
      <w:lvlText w:val=""/>
      <w:lvlJc w:val="left"/>
      <w:pPr>
        <w:ind w:left="2880" w:hanging="360"/>
      </w:pPr>
      <w:rPr>
        <w:rFonts w:ascii="Symbol" w:hAnsi="Symbol" w:hint="default"/>
      </w:rPr>
    </w:lvl>
    <w:lvl w:ilvl="4" w:tplc="B8148D64">
      <w:start w:val="1"/>
      <w:numFmt w:val="bullet"/>
      <w:lvlText w:val="o"/>
      <w:lvlJc w:val="left"/>
      <w:pPr>
        <w:ind w:left="3600" w:hanging="360"/>
      </w:pPr>
      <w:rPr>
        <w:rFonts w:ascii="Courier New" w:hAnsi="Courier New" w:hint="default"/>
      </w:rPr>
    </w:lvl>
    <w:lvl w:ilvl="5" w:tplc="C252784E">
      <w:start w:val="1"/>
      <w:numFmt w:val="bullet"/>
      <w:lvlText w:val=""/>
      <w:lvlJc w:val="left"/>
      <w:pPr>
        <w:ind w:left="4320" w:hanging="360"/>
      </w:pPr>
      <w:rPr>
        <w:rFonts w:ascii="Wingdings" w:hAnsi="Wingdings" w:hint="default"/>
      </w:rPr>
    </w:lvl>
    <w:lvl w:ilvl="6" w:tplc="DE42467C">
      <w:start w:val="1"/>
      <w:numFmt w:val="bullet"/>
      <w:lvlText w:val=""/>
      <w:lvlJc w:val="left"/>
      <w:pPr>
        <w:ind w:left="5040" w:hanging="360"/>
      </w:pPr>
      <w:rPr>
        <w:rFonts w:ascii="Symbol" w:hAnsi="Symbol" w:hint="default"/>
      </w:rPr>
    </w:lvl>
    <w:lvl w:ilvl="7" w:tplc="8660A51C">
      <w:start w:val="1"/>
      <w:numFmt w:val="bullet"/>
      <w:lvlText w:val="o"/>
      <w:lvlJc w:val="left"/>
      <w:pPr>
        <w:ind w:left="5760" w:hanging="360"/>
      </w:pPr>
      <w:rPr>
        <w:rFonts w:ascii="Courier New" w:hAnsi="Courier New" w:hint="default"/>
      </w:rPr>
    </w:lvl>
    <w:lvl w:ilvl="8" w:tplc="CEC29796">
      <w:start w:val="1"/>
      <w:numFmt w:val="bullet"/>
      <w:lvlText w:val=""/>
      <w:lvlJc w:val="left"/>
      <w:pPr>
        <w:ind w:left="6480" w:hanging="360"/>
      </w:pPr>
      <w:rPr>
        <w:rFonts w:ascii="Wingdings" w:hAnsi="Wingdings" w:hint="default"/>
      </w:rPr>
    </w:lvl>
  </w:abstractNum>
  <w:abstractNum w:abstractNumId="26" w15:restartNumberingAfterBreak="0">
    <w:nsid w:val="55F296D6"/>
    <w:multiLevelType w:val="hybridMultilevel"/>
    <w:tmpl w:val="45261184"/>
    <w:lvl w:ilvl="0" w:tplc="403ED3E0">
      <w:start w:val="1"/>
      <w:numFmt w:val="bullet"/>
      <w:lvlText w:val=""/>
      <w:lvlJc w:val="left"/>
      <w:pPr>
        <w:ind w:left="720" w:hanging="360"/>
      </w:pPr>
      <w:rPr>
        <w:rFonts w:ascii="Symbol" w:hAnsi="Symbol" w:hint="default"/>
      </w:rPr>
    </w:lvl>
    <w:lvl w:ilvl="1" w:tplc="B3F07D00">
      <w:start w:val="1"/>
      <w:numFmt w:val="bullet"/>
      <w:lvlText w:val="o"/>
      <w:lvlJc w:val="left"/>
      <w:pPr>
        <w:ind w:left="1440" w:hanging="360"/>
      </w:pPr>
      <w:rPr>
        <w:rFonts w:ascii="Courier New" w:hAnsi="Courier New" w:hint="default"/>
      </w:rPr>
    </w:lvl>
    <w:lvl w:ilvl="2" w:tplc="C7966434">
      <w:start w:val="1"/>
      <w:numFmt w:val="bullet"/>
      <w:lvlText w:val=""/>
      <w:lvlJc w:val="left"/>
      <w:pPr>
        <w:ind w:left="2160" w:hanging="360"/>
      </w:pPr>
      <w:rPr>
        <w:rFonts w:ascii="Wingdings" w:hAnsi="Wingdings" w:hint="default"/>
      </w:rPr>
    </w:lvl>
    <w:lvl w:ilvl="3" w:tplc="B6F0C4AA">
      <w:start w:val="1"/>
      <w:numFmt w:val="bullet"/>
      <w:lvlText w:val=""/>
      <w:lvlJc w:val="left"/>
      <w:pPr>
        <w:ind w:left="2880" w:hanging="360"/>
      </w:pPr>
      <w:rPr>
        <w:rFonts w:ascii="Symbol" w:hAnsi="Symbol" w:hint="default"/>
      </w:rPr>
    </w:lvl>
    <w:lvl w:ilvl="4" w:tplc="2D0EED74">
      <w:start w:val="1"/>
      <w:numFmt w:val="bullet"/>
      <w:lvlText w:val="o"/>
      <w:lvlJc w:val="left"/>
      <w:pPr>
        <w:ind w:left="3600" w:hanging="360"/>
      </w:pPr>
      <w:rPr>
        <w:rFonts w:ascii="Courier New" w:hAnsi="Courier New" w:hint="default"/>
      </w:rPr>
    </w:lvl>
    <w:lvl w:ilvl="5" w:tplc="3D984F10">
      <w:start w:val="1"/>
      <w:numFmt w:val="bullet"/>
      <w:lvlText w:val=""/>
      <w:lvlJc w:val="left"/>
      <w:pPr>
        <w:ind w:left="4320" w:hanging="360"/>
      </w:pPr>
      <w:rPr>
        <w:rFonts w:ascii="Wingdings" w:hAnsi="Wingdings" w:hint="default"/>
      </w:rPr>
    </w:lvl>
    <w:lvl w:ilvl="6" w:tplc="7A4AF12E">
      <w:start w:val="1"/>
      <w:numFmt w:val="bullet"/>
      <w:lvlText w:val=""/>
      <w:lvlJc w:val="left"/>
      <w:pPr>
        <w:ind w:left="5040" w:hanging="360"/>
      </w:pPr>
      <w:rPr>
        <w:rFonts w:ascii="Symbol" w:hAnsi="Symbol" w:hint="default"/>
      </w:rPr>
    </w:lvl>
    <w:lvl w:ilvl="7" w:tplc="01045F24">
      <w:start w:val="1"/>
      <w:numFmt w:val="bullet"/>
      <w:lvlText w:val="o"/>
      <w:lvlJc w:val="left"/>
      <w:pPr>
        <w:ind w:left="5760" w:hanging="360"/>
      </w:pPr>
      <w:rPr>
        <w:rFonts w:ascii="Courier New" w:hAnsi="Courier New" w:hint="default"/>
      </w:rPr>
    </w:lvl>
    <w:lvl w:ilvl="8" w:tplc="65EEEC02">
      <w:start w:val="1"/>
      <w:numFmt w:val="bullet"/>
      <w:lvlText w:val=""/>
      <w:lvlJc w:val="left"/>
      <w:pPr>
        <w:ind w:left="6480" w:hanging="360"/>
      </w:pPr>
      <w:rPr>
        <w:rFonts w:ascii="Wingdings" w:hAnsi="Wingdings" w:hint="default"/>
      </w:rPr>
    </w:lvl>
  </w:abstractNum>
  <w:abstractNum w:abstractNumId="27" w15:restartNumberingAfterBreak="0">
    <w:nsid w:val="57CC0379"/>
    <w:multiLevelType w:val="hybridMultilevel"/>
    <w:tmpl w:val="FFFFFFFF"/>
    <w:lvl w:ilvl="0" w:tplc="BE7E62C2">
      <w:start w:val="1"/>
      <w:numFmt w:val="bullet"/>
      <w:lvlText w:val=""/>
      <w:lvlJc w:val="left"/>
      <w:pPr>
        <w:ind w:left="720" w:hanging="360"/>
      </w:pPr>
      <w:rPr>
        <w:rFonts w:ascii="Symbol" w:hAnsi="Symbol" w:hint="default"/>
      </w:rPr>
    </w:lvl>
    <w:lvl w:ilvl="1" w:tplc="3614FA64">
      <w:start w:val="1"/>
      <w:numFmt w:val="bullet"/>
      <w:lvlText w:val="o"/>
      <w:lvlJc w:val="left"/>
      <w:pPr>
        <w:ind w:left="1440" w:hanging="360"/>
      </w:pPr>
      <w:rPr>
        <w:rFonts w:ascii="Courier New" w:hAnsi="Courier New" w:hint="default"/>
      </w:rPr>
    </w:lvl>
    <w:lvl w:ilvl="2" w:tplc="67EE7DA6">
      <w:start w:val="1"/>
      <w:numFmt w:val="bullet"/>
      <w:lvlText w:val=""/>
      <w:lvlJc w:val="left"/>
      <w:pPr>
        <w:ind w:left="2160" w:hanging="360"/>
      </w:pPr>
      <w:rPr>
        <w:rFonts w:ascii="Wingdings" w:hAnsi="Wingdings" w:hint="default"/>
      </w:rPr>
    </w:lvl>
    <w:lvl w:ilvl="3" w:tplc="C90E9566">
      <w:start w:val="1"/>
      <w:numFmt w:val="bullet"/>
      <w:lvlText w:val=""/>
      <w:lvlJc w:val="left"/>
      <w:pPr>
        <w:ind w:left="2880" w:hanging="360"/>
      </w:pPr>
      <w:rPr>
        <w:rFonts w:ascii="Symbol" w:hAnsi="Symbol" w:hint="default"/>
      </w:rPr>
    </w:lvl>
    <w:lvl w:ilvl="4" w:tplc="F1B20130">
      <w:start w:val="1"/>
      <w:numFmt w:val="bullet"/>
      <w:lvlText w:val="o"/>
      <w:lvlJc w:val="left"/>
      <w:pPr>
        <w:ind w:left="3600" w:hanging="360"/>
      </w:pPr>
      <w:rPr>
        <w:rFonts w:ascii="Courier New" w:hAnsi="Courier New" w:hint="default"/>
      </w:rPr>
    </w:lvl>
    <w:lvl w:ilvl="5" w:tplc="FE547CF6">
      <w:start w:val="1"/>
      <w:numFmt w:val="bullet"/>
      <w:lvlText w:val=""/>
      <w:lvlJc w:val="left"/>
      <w:pPr>
        <w:ind w:left="4320" w:hanging="360"/>
      </w:pPr>
      <w:rPr>
        <w:rFonts w:ascii="Wingdings" w:hAnsi="Wingdings" w:hint="default"/>
      </w:rPr>
    </w:lvl>
    <w:lvl w:ilvl="6" w:tplc="81E8297C">
      <w:start w:val="1"/>
      <w:numFmt w:val="bullet"/>
      <w:lvlText w:val=""/>
      <w:lvlJc w:val="left"/>
      <w:pPr>
        <w:ind w:left="5040" w:hanging="360"/>
      </w:pPr>
      <w:rPr>
        <w:rFonts w:ascii="Symbol" w:hAnsi="Symbol" w:hint="default"/>
      </w:rPr>
    </w:lvl>
    <w:lvl w:ilvl="7" w:tplc="FAEE3E3E">
      <w:start w:val="1"/>
      <w:numFmt w:val="bullet"/>
      <w:lvlText w:val="o"/>
      <w:lvlJc w:val="left"/>
      <w:pPr>
        <w:ind w:left="5760" w:hanging="360"/>
      </w:pPr>
      <w:rPr>
        <w:rFonts w:ascii="Courier New" w:hAnsi="Courier New" w:hint="default"/>
      </w:rPr>
    </w:lvl>
    <w:lvl w:ilvl="8" w:tplc="3FAAB064">
      <w:start w:val="1"/>
      <w:numFmt w:val="bullet"/>
      <w:lvlText w:val=""/>
      <w:lvlJc w:val="left"/>
      <w:pPr>
        <w:ind w:left="6480" w:hanging="360"/>
      </w:pPr>
      <w:rPr>
        <w:rFonts w:ascii="Wingdings" w:hAnsi="Wingdings" w:hint="default"/>
      </w:rPr>
    </w:lvl>
  </w:abstractNum>
  <w:abstractNum w:abstractNumId="28" w15:restartNumberingAfterBreak="0">
    <w:nsid w:val="5C4C2C61"/>
    <w:multiLevelType w:val="hybridMultilevel"/>
    <w:tmpl w:val="FFFFFFFF"/>
    <w:lvl w:ilvl="0" w:tplc="7D36F6A8">
      <w:start w:val="1"/>
      <w:numFmt w:val="decimal"/>
      <w:lvlText w:val="%1."/>
      <w:lvlJc w:val="left"/>
      <w:pPr>
        <w:ind w:left="720" w:hanging="360"/>
      </w:pPr>
    </w:lvl>
    <w:lvl w:ilvl="1" w:tplc="25DCB622">
      <w:start w:val="1"/>
      <w:numFmt w:val="lowerLetter"/>
      <w:lvlText w:val="%2."/>
      <w:lvlJc w:val="left"/>
      <w:pPr>
        <w:ind w:left="1440" w:hanging="360"/>
      </w:pPr>
    </w:lvl>
    <w:lvl w:ilvl="2" w:tplc="B62A0F66">
      <w:start w:val="1"/>
      <w:numFmt w:val="lowerRoman"/>
      <w:lvlText w:val="%3."/>
      <w:lvlJc w:val="right"/>
      <w:pPr>
        <w:ind w:left="2160" w:hanging="180"/>
      </w:pPr>
    </w:lvl>
    <w:lvl w:ilvl="3" w:tplc="3B28015E">
      <w:start w:val="1"/>
      <w:numFmt w:val="decimal"/>
      <w:lvlText w:val="%4."/>
      <w:lvlJc w:val="left"/>
      <w:pPr>
        <w:ind w:left="2880" w:hanging="360"/>
      </w:pPr>
    </w:lvl>
    <w:lvl w:ilvl="4" w:tplc="B6FA2F96">
      <w:start w:val="1"/>
      <w:numFmt w:val="lowerLetter"/>
      <w:lvlText w:val="%5."/>
      <w:lvlJc w:val="left"/>
      <w:pPr>
        <w:ind w:left="3600" w:hanging="360"/>
      </w:pPr>
    </w:lvl>
    <w:lvl w:ilvl="5" w:tplc="089A7784">
      <w:start w:val="1"/>
      <w:numFmt w:val="lowerRoman"/>
      <w:lvlText w:val="%6."/>
      <w:lvlJc w:val="right"/>
      <w:pPr>
        <w:ind w:left="4320" w:hanging="180"/>
      </w:pPr>
    </w:lvl>
    <w:lvl w:ilvl="6" w:tplc="8C2CD5A2">
      <w:start w:val="1"/>
      <w:numFmt w:val="decimal"/>
      <w:lvlText w:val="%7."/>
      <w:lvlJc w:val="left"/>
      <w:pPr>
        <w:ind w:left="5040" w:hanging="360"/>
      </w:pPr>
    </w:lvl>
    <w:lvl w:ilvl="7" w:tplc="3F4E0AA4">
      <w:start w:val="1"/>
      <w:numFmt w:val="lowerLetter"/>
      <w:lvlText w:val="%8."/>
      <w:lvlJc w:val="left"/>
      <w:pPr>
        <w:ind w:left="5760" w:hanging="360"/>
      </w:pPr>
    </w:lvl>
    <w:lvl w:ilvl="8" w:tplc="A6A6A7DE">
      <w:start w:val="1"/>
      <w:numFmt w:val="lowerRoman"/>
      <w:lvlText w:val="%9."/>
      <w:lvlJc w:val="right"/>
      <w:pPr>
        <w:ind w:left="6480" w:hanging="180"/>
      </w:pPr>
    </w:lvl>
  </w:abstractNum>
  <w:abstractNum w:abstractNumId="29" w15:restartNumberingAfterBreak="0">
    <w:nsid w:val="5CC9657E"/>
    <w:multiLevelType w:val="multilevel"/>
    <w:tmpl w:val="BF5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7C9FA"/>
    <w:multiLevelType w:val="hybridMultilevel"/>
    <w:tmpl w:val="B9DA87AC"/>
    <w:lvl w:ilvl="0" w:tplc="3D72883E">
      <w:start w:val="1"/>
      <w:numFmt w:val="bullet"/>
      <w:lvlText w:val=""/>
      <w:lvlJc w:val="left"/>
      <w:pPr>
        <w:ind w:left="720" w:hanging="360"/>
      </w:pPr>
      <w:rPr>
        <w:rFonts w:ascii="Symbol" w:hAnsi="Symbol" w:hint="default"/>
      </w:rPr>
    </w:lvl>
    <w:lvl w:ilvl="1" w:tplc="4B009C5A">
      <w:start w:val="1"/>
      <w:numFmt w:val="bullet"/>
      <w:lvlText w:val="o"/>
      <w:lvlJc w:val="left"/>
      <w:pPr>
        <w:ind w:left="1440" w:hanging="360"/>
      </w:pPr>
      <w:rPr>
        <w:rFonts w:ascii="Courier New" w:hAnsi="Courier New" w:hint="default"/>
      </w:rPr>
    </w:lvl>
    <w:lvl w:ilvl="2" w:tplc="A1AEFC9A">
      <w:start w:val="1"/>
      <w:numFmt w:val="bullet"/>
      <w:lvlText w:val=""/>
      <w:lvlJc w:val="left"/>
      <w:pPr>
        <w:ind w:left="2160" w:hanging="360"/>
      </w:pPr>
      <w:rPr>
        <w:rFonts w:ascii="Wingdings" w:hAnsi="Wingdings" w:hint="default"/>
      </w:rPr>
    </w:lvl>
    <w:lvl w:ilvl="3" w:tplc="5DE0F940">
      <w:start w:val="1"/>
      <w:numFmt w:val="bullet"/>
      <w:lvlText w:val=""/>
      <w:lvlJc w:val="left"/>
      <w:pPr>
        <w:ind w:left="2880" w:hanging="360"/>
      </w:pPr>
      <w:rPr>
        <w:rFonts w:ascii="Symbol" w:hAnsi="Symbol" w:hint="default"/>
      </w:rPr>
    </w:lvl>
    <w:lvl w:ilvl="4" w:tplc="B39AB052">
      <w:start w:val="1"/>
      <w:numFmt w:val="bullet"/>
      <w:lvlText w:val="o"/>
      <w:lvlJc w:val="left"/>
      <w:pPr>
        <w:ind w:left="3600" w:hanging="360"/>
      </w:pPr>
      <w:rPr>
        <w:rFonts w:ascii="Courier New" w:hAnsi="Courier New" w:hint="default"/>
      </w:rPr>
    </w:lvl>
    <w:lvl w:ilvl="5" w:tplc="E81ACE9E">
      <w:start w:val="1"/>
      <w:numFmt w:val="bullet"/>
      <w:lvlText w:val=""/>
      <w:lvlJc w:val="left"/>
      <w:pPr>
        <w:ind w:left="4320" w:hanging="360"/>
      </w:pPr>
      <w:rPr>
        <w:rFonts w:ascii="Wingdings" w:hAnsi="Wingdings" w:hint="default"/>
      </w:rPr>
    </w:lvl>
    <w:lvl w:ilvl="6" w:tplc="018E2598">
      <w:start w:val="1"/>
      <w:numFmt w:val="bullet"/>
      <w:lvlText w:val=""/>
      <w:lvlJc w:val="left"/>
      <w:pPr>
        <w:ind w:left="5040" w:hanging="360"/>
      </w:pPr>
      <w:rPr>
        <w:rFonts w:ascii="Symbol" w:hAnsi="Symbol" w:hint="default"/>
      </w:rPr>
    </w:lvl>
    <w:lvl w:ilvl="7" w:tplc="87182D3E">
      <w:start w:val="1"/>
      <w:numFmt w:val="bullet"/>
      <w:lvlText w:val="o"/>
      <w:lvlJc w:val="left"/>
      <w:pPr>
        <w:ind w:left="5760" w:hanging="360"/>
      </w:pPr>
      <w:rPr>
        <w:rFonts w:ascii="Courier New" w:hAnsi="Courier New" w:hint="default"/>
      </w:rPr>
    </w:lvl>
    <w:lvl w:ilvl="8" w:tplc="0B7E2A16">
      <w:start w:val="1"/>
      <w:numFmt w:val="bullet"/>
      <w:lvlText w:val=""/>
      <w:lvlJc w:val="left"/>
      <w:pPr>
        <w:ind w:left="6480" w:hanging="360"/>
      </w:pPr>
      <w:rPr>
        <w:rFonts w:ascii="Wingdings" w:hAnsi="Wingdings" w:hint="default"/>
      </w:rPr>
    </w:lvl>
  </w:abstractNum>
  <w:abstractNum w:abstractNumId="31" w15:restartNumberingAfterBreak="0">
    <w:nsid w:val="6047CFF9"/>
    <w:multiLevelType w:val="hybridMultilevel"/>
    <w:tmpl w:val="7D383DF2"/>
    <w:lvl w:ilvl="0" w:tplc="FEC0921C">
      <w:start w:val="1"/>
      <w:numFmt w:val="decimal"/>
      <w:lvlText w:val="%1."/>
      <w:lvlJc w:val="left"/>
      <w:pPr>
        <w:ind w:left="720" w:hanging="360"/>
      </w:pPr>
    </w:lvl>
    <w:lvl w:ilvl="1" w:tplc="E8D259D8">
      <w:start w:val="1"/>
      <w:numFmt w:val="lowerLetter"/>
      <w:lvlText w:val="%2."/>
      <w:lvlJc w:val="left"/>
      <w:pPr>
        <w:ind w:left="1440" w:hanging="360"/>
      </w:pPr>
    </w:lvl>
    <w:lvl w:ilvl="2" w:tplc="3FB2E2F6">
      <w:start w:val="1"/>
      <w:numFmt w:val="lowerRoman"/>
      <w:lvlText w:val="%3."/>
      <w:lvlJc w:val="right"/>
      <w:pPr>
        <w:ind w:left="2160" w:hanging="180"/>
      </w:pPr>
    </w:lvl>
    <w:lvl w:ilvl="3" w:tplc="809A0934">
      <w:start w:val="1"/>
      <w:numFmt w:val="decimal"/>
      <w:lvlText w:val="%4."/>
      <w:lvlJc w:val="left"/>
      <w:pPr>
        <w:ind w:left="2880" w:hanging="360"/>
      </w:pPr>
    </w:lvl>
    <w:lvl w:ilvl="4" w:tplc="4FAC0B90">
      <w:start w:val="1"/>
      <w:numFmt w:val="lowerLetter"/>
      <w:lvlText w:val="%5."/>
      <w:lvlJc w:val="left"/>
      <w:pPr>
        <w:ind w:left="3600" w:hanging="360"/>
      </w:pPr>
    </w:lvl>
    <w:lvl w:ilvl="5" w:tplc="E8E8A328">
      <w:start w:val="1"/>
      <w:numFmt w:val="lowerRoman"/>
      <w:lvlText w:val="%6."/>
      <w:lvlJc w:val="right"/>
      <w:pPr>
        <w:ind w:left="4320" w:hanging="180"/>
      </w:pPr>
    </w:lvl>
    <w:lvl w:ilvl="6" w:tplc="BE0090F6">
      <w:start w:val="1"/>
      <w:numFmt w:val="decimal"/>
      <w:lvlText w:val="%7."/>
      <w:lvlJc w:val="left"/>
      <w:pPr>
        <w:ind w:left="5040" w:hanging="360"/>
      </w:pPr>
    </w:lvl>
    <w:lvl w:ilvl="7" w:tplc="C610D74C">
      <w:start w:val="1"/>
      <w:numFmt w:val="lowerLetter"/>
      <w:lvlText w:val="%8."/>
      <w:lvlJc w:val="left"/>
      <w:pPr>
        <w:ind w:left="5760" w:hanging="360"/>
      </w:pPr>
    </w:lvl>
    <w:lvl w:ilvl="8" w:tplc="194CD468">
      <w:start w:val="1"/>
      <w:numFmt w:val="lowerRoman"/>
      <w:lvlText w:val="%9."/>
      <w:lvlJc w:val="right"/>
      <w:pPr>
        <w:ind w:left="6480" w:hanging="180"/>
      </w:pPr>
    </w:lvl>
  </w:abstractNum>
  <w:abstractNum w:abstractNumId="32" w15:restartNumberingAfterBreak="0">
    <w:nsid w:val="6AA5558B"/>
    <w:multiLevelType w:val="hybridMultilevel"/>
    <w:tmpl w:val="FFFFFFFF"/>
    <w:lvl w:ilvl="0" w:tplc="8A9E4C56">
      <w:start w:val="1"/>
      <w:numFmt w:val="decimal"/>
      <w:lvlText w:val="%1."/>
      <w:lvlJc w:val="left"/>
      <w:pPr>
        <w:ind w:left="720" w:hanging="360"/>
      </w:pPr>
    </w:lvl>
    <w:lvl w:ilvl="1" w:tplc="E138D61E">
      <w:start w:val="1"/>
      <w:numFmt w:val="lowerLetter"/>
      <w:lvlText w:val="%2."/>
      <w:lvlJc w:val="left"/>
      <w:pPr>
        <w:ind w:left="1440" w:hanging="360"/>
      </w:pPr>
    </w:lvl>
    <w:lvl w:ilvl="2" w:tplc="D8887C1E">
      <w:start w:val="1"/>
      <w:numFmt w:val="lowerRoman"/>
      <w:lvlText w:val="%3."/>
      <w:lvlJc w:val="right"/>
      <w:pPr>
        <w:ind w:left="2160" w:hanging="180"/>
      </w:pPr>
    </w:lvl>
    <w:lvl w:ilvl="3" w:tplc="F1B0A7D4">
      <w:start w:val="1"/>
      <w:numFmt w:val="decimal"/>
      <w:lvlText w:val="%4."/>
      <w:lvlJc w:val="left"/>
      <w:pPr>
        <w:ind w:left="2880" w:hanging="360"/>
      </w:pPr>
    </w:lvl>
    <w:lvl w:ilvl="4" w:tplc="DD909990">
      <w:start w:val="1"/>
      <w:numFmt w:val="lowerLetter"/>
      <w:lvlText w:val="%5."/>
      <w:lvlJc w:val="left"/>
      <w:pPr>
        <w:ind w:left="3600" w:hanging="360"/>
      </w:pPr>
    </w:lvl>
    <w:lvl w:ilvl="5" w:tplc="BBF40972">
      <w:start w:val="1"/>
      <w:numFmt w:val="lowerRoman"/>
      <w:lvlText w:val="%6."/>
      <w:lvlJc w:val="right"/>
      <w:pPr>
        <w:ind w:left="4320" w:hanging="180"/>
      </w:pPr>
    </w:lvl>
    <w:lvl w:ilvl="6" w:tplc="CF101CEE">
      <w:start w:val="1"/>
      <w:numFmt w:val="decimal"/>
      <w:lvlText w:val="%7."/>
      <w:lvlJc w:val="left"/>
      <w:pPr>
        <w:ind w:left="5040" w:hanging="360"/>
      </w:pPr>
    </w:lvl>
    <w:lvl w:ilvl="7" w:tplc="491E53CE">
      <w:start w:val="1"/>
      <w:numFmt w:val="lowerLetter"/>
      <w:lvlText w:val="%8."/>
      <w:lvlJc w:val="left"/>
      <w:pPr>
        <w:ind w:left="5760" w:hanging="360"/>
      </w:pPr>
    </w:lvl>
    <w:lvl w:ilvl="8" w:tplc="7C94AEDC">
      <w:start w:val="1"/>
      <w:numFmt w:val="lowerRoman"/>
      <w:lvlText w:val="%9."/>
      <w:lvlJc w:val="right"/>
      <w:pPr>
        <w:ind w:left="6480" w:hanging="180"/>
      </w:pPr>
    </w:lvl>
  </w:abstractNum>
  <w:abstractNum w:abstractNumId="33" w15:restartNumberingAfterBreak="0">
    <w:nsid w:val="6C075621"/>
    <w:multiLevelType w:val="hybridMultilevel"/>
    <w:tmpl w:val="A35EFCF8"/>
    <w:lvl w:ilvl="0" w:tplc="69928B92">
      <w:start w:val="1"/>
      <w:numFmt w:val="bullet"/>
      <w:lvlText w:val=""/>
      <w:lvlJc w:val="left"/>
      <w:pPr>
        <w:ind w:left="720" w:hanging="360"/>
      </w:pPr>
      <w:rPr>
        <w:rFonts w:ascii="Symbol" w:hAnsi="Symbol" w:hint="default"/>
      </w:rPr>
    </w:lvl>
    <w:lvl w:ilvl="1" w:tplc="DD56EDB8">
      <w:start w:val="1"/>
      <w:numFmt w:val="bullet"/>
      <w:lvlText w:val="o"/>
      <w:lvlJc w:val="left"/>
      <w:pPr>
        <w:ind w:left="1440" w:hanging="360"/>
      </w:pPr>
      <w:rPr>
        <w:rFonts w:ascii="Courier New" w:hAnsi="Courier New" w:hint="default"/>
      </w:rPr>
    </w:lvl>
    <w:lvl w:ilvl="2" w:tplc="36E2E796">
      <w:start w:val="1"/>
      <w:numFmt w:val="bullet"/>
      <w:lvlText w:val=""/>
      <w:lvlJc w:val="left"/>
      <w:pPr>
        <w:ind w:left="2160" w:hanging="360"/>
      </w:pPr>
      <w:rPr>
        <w:rFonts w:ascii="Wingdings" w:hAnsi="Wingdings" w:hint="default"/>
      </w:rPr>
    </w:lvl>
    <w:lvl w:ilvl="3" w:tplc="197E6A9A">
      <w:start w:val="1"/>
      <w:numFmt w:val="bullet"/>
      <w:lvlText w:val=""/>
      <w:lvlJc w:val="left"/>
      <w:pPr>
        <w:ind w:left="2880" w:hanging="360"/>
      </w:pPr>
      <w:rPr>
        <w:rFonts w:ascii="Symbol" w:hAnsi="Symbol" w:hint="default"/>
      </w:rPr>
    </w:lvl>
    <w:lvl w:ilvl="4" w:tplc="26EEF9B0">
      <w:start w:val="1"/>
      <w:numFmt w:val="bullet"/>
      <w:lvlText w:val="o"/>
      <w:lvlJc w:val="left"/>
      <w:pPr>
        <w:ind w:left="3600" w:hanging="360"/>
      </w:pPr>
      <w:rPr>
        <w:rFonts w:ascii="Courier New" w:hAnsi="Courier New" w:hint="default"/>
      </w:rPr>
    </w:lvl>
    <w:lvl w:ilvl="5" w:tplc="8182DD18">
      <w:start w:val="1"/>
      <w:numFmt w:val="bullet"/>
      <w:lvlText w:val=""/>
      <w:lvlJc w:val="left"/>
      <w:pPr>
        <w:ind w:left="4320" w:hanging="360"/>
      </w:pPr>
      <w:rPr>
        <w:rFonts w:ascii="Wingdings" w:hAnsi="Wingdings" w:hint="default"/>
      </w:rPr>
    </w:lvl>
    <w:lvl w:ilvl="6" w:tplc="9BFEEDF4">
      <w:start w:val="1"/>
      <w:numFmt w:val="bullet"/>
      <w:lvlText w:val=""/>
      <w:lvlJc w:val="left"/>
      <w:pPr>
        <w:ind w:left="5040" w:hanging="360"/>
      </w:pPr>
      <w:rPr>
        <w:rFonts w:ascii="Symbol" w:hAnsi="Symbol" w:hint="default"/>
      </w:rPr>
    </w:lvl>
    <w:lvl w:ilvl="7" w:tplc="6E3422F8">
      <w:start w:val="1"/>
      <w:numFmt w:val="bullet"/>
      <w:lvlText w:val="o"/>
      <w:lvlJc w:val="left"/>
      <w:pPr>
        <w:ind w:left="5760" w:hanging="360"/>
      </w:pPr>
      <w:rPr>
        <w:rFonts w:ascii="Courier New" w:hAnsi="Courier New" w:hint="default"/>
      </w:rPr>
    </w:lvl>
    <w:lvl w:ilvl="8" w:tplc="CB6A5230">
      <w:start w:val="1"/>
      <w:numFmt w:val="bullet"/>
      <w:lvlText w:val=""/>
      <w:lvlJc w:val="left"/>
      <w:pPr>
        <w:ind w:left="6480" w:hanging="360"/>
      </w:pPr>
      <w:rPr>
        <w:rFonts w:ascii="Wingdings" w:hAnsi="Wingdings" w:hint="default"/>
      </w:rPr>
    </w:lvl>
  </w:abstractNum>
  <w:abstractNum w:abstractNumId="34" w15:restartNumberingAfterBreak="0">
    <w:nsid w:val="720CB712"/>
    <w:multiLevelType w:val="hybridMultilevel"/>
    <w:tmpl w:val="87A66D7A"/>
    <w:lvl w:ilvl="0" w:tplc="6E369B7C">
      <w:start w:val="1"/>
      <w:numFmt w:val="bullet"/>
      <w:lvlText w:val=""/>
      <w:lvlJc w:val="left"/>
      <w:pPr>
        <w:ind w:left="720" w:hanging="360"/>
      </w:pPr>
      <w:rPr>
        <w:rFonts w:ascii="Symbol" w:hAnsi="Symbol" w:hint="default"/>
      </w:rPr>
    </w:lvl>
    <w:lvl w:ilvl="1" w:tplc="4E6E49AE">
      <w:start w:val="1"/>
      <w:numFmt w:val="bullet"/>
      <w:lvlText w:val="o"/>
      <w:lvlJc w:val="left"/>
      <w:pPr>
        <w:ind w:left="1440" w:hanging="360"/>
      </w:pPr>
      <w:rPr>
        <w:rFonts w:ascii="Courier New" w:hAnsi="Courier New" w:hint="default"/>
      </w:rPr>
    </w:lvl>
    <w:lvl w:ilvl="2" w:tplc="00425BA4">
      <w:start w:val="1"/>
      <w:numFmt w:val="bullet"/>
      <w:lvlText w:val=""/>
      <w:lvlJc w:val="left"/>
      <w:pPr>
        <w:ind w:left="2160" w:hanging="360"/>
      </w:pPr>
      <w:rPr>
        <w:rFonts w:ascii="Wingdings" w:hAnsi="Wingdings" w:hint="default"/>
      </w:rPr>
    </w:lvl>
    <w:lvl w:ilvl="3" w:tplc="FD1C9D44">
      <w:start w:val="1"/>
      <w:numFmt w:val="bullet"/>
      <w:lvlText w:val=""/>
      <w:lvlJc w:val="left"/>
      <w:pPr>
        <w:ind w:left="2880" w:hanging="360"/>
      </w:pPr>
      <w:rPr>
        <w:rFonts w:ascii="Symbol" w:hAnsi="Symbol" w:hint="default"/>
      </w:rPr>
    </w:lvl>
    <w:lvl w:ilvl="4" w:tplc="BDECB786">
      <w:start w:val="1"/>
      <w:numFmt w:val="bullet"/>
      <w:lvlText w:val="o"/>
      <w:lvlJc w:val="left"/>
      <w:pPr>
        <w:ind w:left="3600" w:hanging="360"/>
      </w:pPr>
      <w:rPr>
        <w:rFonts w:ascii="Courier New" w:hAnsi="Courier New" w:hint="default"/>
      </w:rPr>
    </w:lvl>
    <w:lvl w:ilvl="5" w:tplc="42807D6C">
      <w:start w:val="1"/>
      <w:numFmt w:val="bullet"/>
      <w:lvlText w:val=""/>
      <w:lvlJc w:val="left"/>
      <w:pPr>
        <w:ind w:left="4320" w:hanging="360"/>
      </w:pPr>
      <w:rPr>
        <w:rFonts w:ascii="Wingdings" w:hAnsi="Wingdings" w:hint="default"/>
      </w:rPr>
    </w:lvl>
    <w:lvl w:ilvl="6" w:tplc="11DEC7C0">
      <w:start w:val="1"/>
      <w:numFmt w:val="bullet"/>
      <w:lvlText w:val=""/>
      <w:lvlJc w:val="left"/>
      <w:pPr>
        <w:ind w:left="5040" w:hanging="360"/>
      </w:pPr>
      <w:rPr>
        <w:rFonts w:ascii="Symbol" w:hAnsi="Symbol" w:hint="default"/>
      </w:rPr>
    </w:lvl>
    <w:lvl w:ilvl="7" w:tplc="8B142972">
      <w:start w:val="1"/>
      <w:numFmt w:val="bullet"/>
      <w:lvlText w:val="o"/>
      <w:lvlJc w:val="left"/>
      <w:pPr>
        <w:ind w:left="5760" w:hanging="360"/>
      </w:pPr>
      <w:rPr>
        <w:rFonts w:ascii="Courier New" w:hAnsi="Courier New" w:hint="default"/>
      </w:rPr>
    </w:lvl>
    <w:lvl w:ilvl="8" w:tplc="85D23CFE">
      <w:start w:val="1"/>
      <w:numFmt w:val="bullet"/>
      <w:lvlText w:val=""/>
      <w:lvlJc w:val="left"/>
      <w:pPr>
        <w:ind w:left="6480" w:hanging="360"/>
      </w:pPr>
      <w:rPr>
        <w:rFonts w:ascii="Wingdings" w:hAnsi="Wingdings" w:hint="default"/>
      </w:rPr>
    </w:lvl>
  </w:abstractNum>
  <w:abstractNum w:abstractNumId="35" w15:restartNumberingAfterBreak="0">
    <w:nsid w:val="744527F5"/>
    <w:multiLevelType w:val="hybridMultilevel"/>
    <w:tmpl w:val="FFFFFFFF"/>
    <w:lvl w:ilvl="0" w:tplc="68FC15D4">
      <w:start w:val="1"/>
      <w:numFmt w:val="decimal"/>
      <w:lvlText w:val="%1."/>
      <w:lvlJc w:val="left"/>
      <w:pPr>
        <w:ind w:left="720" w:hanging="360"/>
      </w:pPr>
    </w:lvl>
    <w:lvl w:ilvl="1" w:tplc="E2FA46FA">
      <w:start w:val="1"/>
      <w:numFmt w:val="lowerLetter"/>
      <w:lvlText w:val="%2."/>
      <w:lvlJc w:val="left"/>
      <w:pPr>
        <w:ind w:left="1440" w:hanging="360"/>
      </w:pPr>
    </w:lvl>
    <w:lvl w:ilvl="2" w:tplc="5A92E736">
      <w:start w:val="1"/>
      <w:numFmt w:val="lowerRoman"/>
      <w:lvlText w:val="%3."/>
      <w:lvlJc w:val="right"/>
      <w:pPr>
        <w:ind w:left="2160" w:hanging="180"/>
      </w:pPr>
    </w:lvl>
    <w:lvl w:ilvl="3" w:tplc="BF28FFC6">
      <w:start w:val="1"/>
      <w:numFmt w:val="decimal"/>
      <w:lvlText w:val="%4."/>
      <w:lvlJc w:val="left"/>
      <w:pPr>
        <w:ind w:left="2880" w:hanging="360"/>
      </w:pPr>
    </w:lvl>
    <w:lvl w:ilvl="4" w:tplc="FF3C2AFE">
      <w:start w:val="1"/>
      <w:numFmt w:val="lowerLetter"/>
      <w:lvlText w:val="%5."/>
      <w:lvlJc w:val="left"/>
      <w:pPr>
        <w:ind w:left="3600" w:hanging="360"/>
      </w:pPr>
    </w:lvl>
    <w:lvl w:ilvl="5" w:tplc="DB04DC66">
      <w:start w:val="1"/>
      <w:numFmt w:val="lowerRoman"/>
      <w:lvlText w:val="%6."/>
      <w:lvlJc w:val="right"/>
      <w:pPr>
        <w:ind w:left="4320" w:hanging="180"/>
      </w:pPr>
    </w:lvl>
    <w:lvl w:ilvl="6" w:tplc="C77A0906">
      <w:start w:val="1"/>
      <w:numFmt w:val="decimal"/>
      <w:lvlText w:val="%7."/>
      <w:lvlJc w:val="left"/>
      <w:pPr>
        <w:ind w:left="5040" w:hanging="360"/>
      </w:pPr>
    </w:lvl>
    <w:lvl w:ilvl="7" w:tplc="8EFAA35A">
      <w:start w:val="1"/>
      <w:numFmt w:val="lowerLetter"/>
      <w:lvlText w:val="%8."/>
      <w:lvlJc w:val="left"/>
      <w:pPr>
        <w:ind w:left="5760" w:hanging="360"/>
      </w:pPr>
    </w:lvl>
    <w:lvl w:ilvl="8" w:tplc="2130708C">
      <w:start w:val="1"/>
      <w:numFmt w:val="lowerRoman"/>
      <w:lvlText w:val="%9."/>
      <w:lvlJc w:val="right"/>
      <w:pPr>
        <w:ind w:left="6480" w:hanging="180"/>
      </w:pPr>
    </w:lvl>
  </w:abstractNum>
  <w:abstractNum w:abstractNumId="36" w15:restartNumberingAfterBreak="0">
    <w:nsid w:val="76DD601D"/>
    <w:multiLevelType w:val="hybridMultilevel"/>
    <w:tmpl w:val="5378A2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0D2932"/>
    <w:multiLevelType w:val="hybridMultilevel"/>
    <w:tmpl w:val="FFFFFFFF"/>
    <w:lvl w:ilvl="0" w:tplc="BAA4B306">
      <w:start w:val="1"/>
      <w:numFmt w:val="bullet"/>
      <w:lvlText w:val=""/>
      <w:lvlJc w:val="left"/>
      <w:pPr>
        <w:ind w:left="720" w:hanging="360"/>
      </w:pPr>
      <w:rPr>
        <w:rFonts w:ascii="Symbol" w:hAnsi="Symbol" w:hint="default"/>
      </w:rPr>
    </w:lvl>
    <w:lvl w:ilvl="1" w:tplc="8EEEAB62">
      <w:start w:val="1"/>
      <w:numFmt w:val="bullet"/>
      <w:lvlText w:val="o"/>
      <w:lvlJc w:val="left"/>
      <w:pPr>
        <w:ind w:left="1440" w:hanging="360"/>
      </w:pPr>
      <w:rPr>
        <w:rFonts w:ascii="Courier New" w:hAnsi="Courier New" w:hint="default"/>
      </w:rPr>
    </w:lvl>
    <w:lvl w:ilvl="2" w:tplc="5F9EB250">
      <w:start w:val="1"/>
      <w:numFmt w:val="bullet"/>
      <w:lvlText w:val=""/>
      <w:lvlJc w:val="left"/>
      <w:pPr>
        <w:ind w:left="2160" w:hanging="360"/>
      </w:pPr>
      <w:rPr>
        <w:rFonts w:ascii="Wingdings" w:hAnsi="Wingdings" w:hint="default"/>
      </w:rPr>
    </w:lvl>
    <w:lvl w:ilvl="3" w:tplc="503A2480">
      <w:start w:val="1"/>
      <w:numFmt w:val="bullet"/>
      <w:lvlText w:val=""/>
      <w:lvlJc w:val="left"/>
      <w:pPr>
        <w:ind w:left="2880" w:hanging="360"/>
      </w:pPr>
      <w:rPr>
        <w:rFonts w:ascii="Symbol" w:hAnsi="Symbol" w:hint="default"/>
      </w:rPr>
    </w:lvl>
    <w:lvl w:ilvl="4" w:tplc="BC6C1042">
      <w:start w:val="1"/>
      <w:numFmt w:val="bullet"/>
      <w:lvlText w:val="o"/>
      <w:lvlJc w:val="left"/>
      <w:pPr>
        <w:ind w:left="3600" w:hanging="360"/>
      </w:pPr>
      <w:rPr>
        <w:rFonts w:ascii="Courier New" w:hAnsi="Courier New" w:hint="default"/>
      </w:rPr>
    </w:lvl>
    <w:lvl w:ilvl="5" w:tplc="190A0B0C">
      <w:start w:val="1"/>
      <w:numFmt w:val="bullet"/>
      <w:lvlText w:val=""/>
      <w:lvlJc w:val="left"/>
      <w:pPr>
        <w:ind w:left="4320" w:hanging="360"/>
      </w:pPr>
      <w:rPr>
        <w:rFonts w:ascii="Wingdings" w:hAnsi="Wingdings" w:hint="default"/>
      </w:rPr>
    </w:lvl>
    <w:lvl w:ilvl="6" w:tplc="249E0ECA">
      <w:start w:val="1"/>
      <w:numFmt w:val="bullet"/>
      <w:lvlText w:val=""/>
      <w:lvlJc w:val="left"/>
      <w:pPr>
        <w:ind w:left="5040" w:hanging="360"/>
      </w:pPr>
      <w:rPr>
        <w:rFonts w:ascii="Symbol" w:hAnsi="Symbol" w:hint="default"/>
      </w:rPr>
    </w:lvl>
    <w:lvl w:ilvl="7" w:tplc="99EC6A80">
      <w:start w:val="1"/>
      <w:numFmt w:val="bullet"/>
      <w:lvlText w:val="o"/>
      <w:lvlJc w:val="left"/>
      <w:pPr>
        <w:ind w:left="5760" w:hanging="360"/>
      </w:pPr>
      <w:rPr>
        <w:rFonts w:ascii="Courier New" w:hAnsi="Courier New" w:hint="default"/>
      </w:rPr>
    </w:lvl>
    <w:lvl w:ilvl="8" w:tplc="24CC0A18">
      <w:start w:val="1"/>
      <w:numFmt w:val="bullet"/>
      <w:lvlText w:val=""/>
      <w:lvlJc w:val="left"/>
      <w:pPr>
        <w:ind w:left="6480" w:hanging="360"/>
      </w:pPr>
      <w:rPr>
        <w:rFonts w:ascii="Wingdings" w:hAnsi="Wingdings" w:hint="default"/>
      </w:rPr>
    </w:lvl>
  </w:abstractNum>
  <w:abstractNum w:abstractNumId="38" w15:restartNumberingAfterBreak="0">
    <w:nsid w:val="7C2C0548"/>
    <w:multiLevelType w:val="multilevel"/>
    <w:tmpl w:val="9AD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009E7"/>
    <w:multiLevelType w:val="hybridMultilevel"/>
    <w:tmpl w:val="45F4F604"/>
    <w:lvl w:ilvl="0" w:tplc="A928EE0C">
      <w:start w:val="1"/>
      <w:numFmt w:val="bullet"/>
      <w:lvlText w:val=""/>
      <w:lvlJc w:val="left"/>
      <w:pPr>
        <w:ind w:left="720" w:hanging="360"/>
      </w:pPr>
      <w:rPr>
        <w:rFonts w:ascii="Symbol" w:hAnsi="Symbol" w:hint="default"/>
      </w:rPr>
    </w:lvl>
    <w:lvl w:ilvl="1" w:tplc="07BAEE32">
      <w:start w:val="1"/>
      <w:numFmt w:val="bullet"/>
      <w:lvlText w:val="o"/>
      <w:lvlJc w:val="left"/>
      <w:pPr>
        <w:ind w:left="1440" w:hanging="360"/>
      </w:pPr>
      <w:rPr>
        <w:rFonts w:ascii="Courier New" w:hAnsi="Courier New" w:hint="default"/>
      </w:rPr>
    </w:lvl>
    <w:lvl w:ilvl="2" w:tplc="85BC0066">
      <w:start w:val="1"/>
      <w:numFmt w:val="bullet"/>
      <w:lvlText w:val=""/>
      <w:lvlJc w:val="left"/>
      <w:pPr>
        <w:ind w:left="2160" w:hanging="360"/>
      </w:pPr>
      <w:rPr>
        <w:rFonts w:ascii="Wingdings" w:hAnsi="Wingdings" w:hint="default"/>
      </w:rPr>
    </w:lvl>
    <w:lvl w:ilvl="3" w:tplc="833AD36E">
      <w:start w:val="1"/>
      <w:numFmt w:val="bullet"/>
      <w:lvlText w:val=""/>
      <w:lvlJc w:val="left"/>
      <w:pPr>
        <w:ind w:left="2880" w:hanging="360"/>
      </w:pPr>
      <w:rPr>
        <w:rFonts w:ascii="Symbol" w:hAnsi="Symbol" w:hint="default"/>
      </w:rPr>
    </w:lvl>
    <w:lvl w:ilvl="4" w:tplc="ABA2D760">
      <w:start w:val="1"/>
      <w:numFmt w:val="bullet"/>
      <w:lvlText w:val="o"/>
      <w:lvlJc w:val="left"/>
      <w:pPr>
        <w:ind w:left="3600" w:hanging="360"/>
      </w:pPr>
      <w:rPr>
        <w:rFonts w:ascii="Courier New" w:hAnsi="Courier New" w:hint="default"/>
      </w:rPr>
    </w:lvl>
    <w:lvl w:ilvl="5" w:tplc="2F3A1A62">
      <w:start w:val="1"/>
      <w:numFmt w:val="bullet"/>
      <w:lvlText w:val=""/>
      <w:lvlJc w:val="left"/>
      <w:pPr>
        <w:ind w:left="4320" w:hanging="360"/>
      </w:pPr>
      <w:rPr>
        <w:rFonts w:ascii="Wingdings" w:hAnsi="Wingdings" w:hint="default"/>
      </w:rPr>
    </w:lvl>
    <w:lvl w:ilvl="6" w:tplc="8E4C848E">
      <w:start w:val="1"/>
      <w:numFmt w:val="bullet"/>
      <w:lvlText w:val=""/>
      <w:lvlJc w:val="left"/>
      <w:pPr>
        <w:ind w:left="5040" w:hanging="360"/>
      </w:pPr>
      <w:rPr>
        <w:rFonts w:ascii="Symbol" w:hAnsi="Symbol" w:hint="default"/>
      </w:rPr>
    </w:lvl>
    <w:lvl w:ilvl="7" w:tplc="C41278BA">
      <w:start w:val="1"/>
      <w:numFmt w:val="bullet"/>
      <w:lvlText w:val="o"/>
      <w:lvlJc w:val="left"/>
      <w:pPr>
        <w:ind w:left="5760" w:hanging="360"/>
      </w:pPr>
      <w:rPr>
        <w:rFonts w:ascii="Courier New" w:hAnsi="Courier New" w:hint="default"/>
      </w:rPr>
    </w:lvl>
    <w:lvl w:ilvl="8" w:tplc="1112415E">
      <w:start w:val="1"/>
      <w:numFmt w:val="bullet"/>
      <w:lvlText w:val=""/>
      <w:lvlJc w:val="left"/>
      <w:pPr>
        <w:ind w:left="6480" w:hanging="360"/>
      </w:pPr>
      <w:rPr>
        <w:rFonts w:ascii="Wingdings" w:hAnsi="Wingdings" w:hint="default"/>
      </w:rPr>
    </w:lvl>
  </w:abstractNum>
  <w:num w:numId="1" w16cid:durableId="349113001">
    <w:abstractNumId w:val="21"/>
  </w:num>
  <w:num w:numId="2" w16cid:durableId="424809708">
    <w:abstractNumId w:val="31"/>
  </w:num>
  <w:num w:numId="3" w16cid:durableId="1315449923">
    <w:abstractNumId w:val="28"/>
  </w:num>
  <w:num w:numId="4" w16cid:durableId="1331904896">
    <w:abstractNumId w:val="22"/>
  </w:num>
  <w:num w:numId="5" w16cid:durableId="1447849990">
    <w:abstractNumId w:val="7"/>
  </w:num>
  <w:num w:numId="6" w16cid:durableId="1521158995">
    <w:abstractNumId w:val="20"/>
  </w:num>
  <w:num w:numId="7" w16cid:durableId="1692534967">
    <w:abstractNumId w:val="37"/>
  </w:num>
  <w:num w:numId="8" w16cid:durableId="2024479964">
    <w:abstractNumId w:val="27"/>
  </w:num>
  <w:num w:numId="9" w16cid:durableId="208810782">
    <w:abstractNumId w:val="32"/>
  </w:num>
  <w:num w:numId="10" w16cid:durableId="265966176">
    <w:abstractNumId w:val="15"/>
  </w:num>
  <w:num w:numId="11" w16cid:durableId="335885206">
    <w:abstractNumId w:val="35"/>
  </w:num>
  <w:num w:numId="12" w16cid:durableId="69347676">
    <w:abstractNumId w:val="25"/>
  </w:num>
  <w:num w:numId="13" w16cid:durableId="741562782">
    <w:abstractNumId w:val="8"/>
  </w:num>
  <w:num w:numId="14" w16cid:durableId="760568781">
    <w:abstractNumId w:val="19"/>
  </w:num>
  <w:num w:numId="15" w16cid:durableId="1520385430">
    <w:abstractNumId w:val="36"/>
  </w:num>
  <w:num w:numId="16" w16cid:durableId="1050498508">
    <w:abstractNumId w:val="18"/>
  </w:num>
  <w:num w:numId="17" w16cid:durableId="2091073206">
    <w:abstractNumId w:val="6"/>
  </w:num>
  <w:num w:numId="18" w16cid:durableId="95954633">
    <w:abstractNumId w:val="39"/>
  </w:num>
  <w:num w:numId="19" w16cid:durableId="121505928">
    <w:abstractNumId w:val="5"/>
  </w:num>
  <w:num w:numId="20" w16cid:durableId="1794133527">
    <w:abstractNumId w:val="4"/>
  </w:num>
  <w:num w:numId="21" w16cid:durableId="1309165165">
    <w:abstractNumId w:val="9"/>
  </w:num>
  <w:num w:numId="22" w16cid:durableId="1593975121">
    <w:abstractNumId w:val="0"/>
  </w:num>
  <w:num w:numId="23" w16cid:durableId="514995963">
    <w:abstractNumId w:val="30"/>
  </w:num>
  <w:num w:numId="24" w16cid:durableId="698550296">
    <w:abstractNumId w:val="11"/>
  </w:num>
  <w:num w:numId="25" w16cid:durableId="1687517477">
    <w:abstractNumId w:val="17"/>
  </w:num>
  <w:num w:numId="26" w16cid:durableId="756444007">
    <w:abstractNumId w:val="33"/>
  </w:num>
  <w:num w:numId="27" w16cid:durableId="844320520">
    <w:abstractNumId w:val="10"/>
  </w:num>
  <w:num w:numId="28" w16cid:durableId="1138105766">
    <w:abstractNumId w:val="38"/>
  </w:num>
  <w:num w:numId="29" w16cid:durableId="2024476600">
    <w:abstractNumId w:val="13"/>
  </w:num>
  <w:num w:numId="30" w16cid:durableId="1277132229">
    <w:abstractNumId w:val="23"/>
  </w:num>
  <w:num w:numId="31" w16cid:durableId="812521543">
    <w:abstractNumId w:val="29"/>
  </w:num>
  <w:num w:numId="32" w16cid:durableId="308361621">
    <w:abstractNumId w:val="24"/>
  </w:num>
  <w:num w:numId="33" w16cid:durableId="430786422">
    <w:abstractNumId w:val="14"/>
  </w:num>
  <w:num w:numId="34" w16cid:durableId="1028071360">
    <w:abstractNumId w:val="16"/>
  </w:num>
  <w:num w:numId="35" w16cid:durableId="1026756093">
    <w:abstractNumId w:val="12"/>
  </w:num>
  <w:num w:numId="36" w16cid:durableId="4215621">
    <w:abstractNumId w:val="26"/>
  </w:num>
  <w:num w:numId="37" w16cid:durableId="285552780">
    <w:abstractNumId w:val="34"/>
  </w:num>
  <w:num w:numId="38" w16cid:durableId="377973131">
    <w:abstractNumId w:val="2"/>
  </w:num>
  <w:num w:numId="39" w16cid:durableId="686374133">
    <w:abstractNumId w:val="3"/>
  </w:num>
  <w:num w:numId="40" w16cid:durableId="719328400">
    <w:abstractNumId w:val="1"/>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Underwood">
    <w15:presenceInfo w15:providerId="AD" w15:userId="S::junderwood@visualizerisk.com::6365087b-fe88-427d-bd72-616c858c6a15"/>
  </w15:person>
  <w15:person w15:author="Emily">
    <w15:presenceInfo w15:providerId="AD" w15:userId="S::emily@visualizerisk.com::2e7be404-a5cb-4fae-82a1-d9f1c4fbd5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410CC9"/>
    <w:rsid w:val="00001159"/>
    <w:rsid w:val="00001E2B"/>
    <w:rsid w:val="0000230A"/>
    <w:rsid w:val="00010BCE"/>
    <w:rsid w:val="0001448A"/>
    <w:rsid w:val="00015CF6"/>
    <w:rsid w:val="00016B3A"/>
    <w:rsid w:val="00017CFA"/>
    <w:rsid w:val="00024DA1"/>
    <w:rsid w:val="000343A4"/>
    <w:rsid w:val="00034FDE"/>
    <w:rsid w:val="00036694"/>
    <w:rsid w:val="00037194"/>
    <w:rsid w:val="00041A18"/>
    <w:rsid w:val="0004346B"/>
    <w:rsid w:val="00045862"/>
    <w:rsid w:val="00051F52"/>
    <w:rsid w:val="00052755"/>
    <w:rsid w:val="00054B9D"/>
    <w:rsid w:val="00054F3C"/>
    <w:rsid w:val="000551E7"/>
    <w:rsid w:val="00060399"/>
    <w:rsid w:val="000616D4"/>
    <w:rsid w:val="00063A9A"/>
    <w:rsid w:val="00066E97"/>
    <w:rsid w:val="00073A2A"/>
    <w:rsid w:val="000761CA"/>
    <w:rsid w:val="0008086C"/>
    <w:rsid w:val="00080B5C"/>
    <w:rsid w:val="0009241B"/>
    <w:rsid w:val="00096491"/>
    <w:rsid w:val="000A2FE3"/>
    <w:rsid w:val="000A3770"/>
    <w:rsid w:val="000A5A05"/>
    <w:rsid w:val="000B7106"/>
    <w:rsid w:val="000B7904"/>
    <w:rsid w:val="000C2237"/>
    <w:rsid w:val="000C4373"/>
    <w:rsid w:val="000C4652"/>
    <w:rsid w:val="000C54B7"/>
    <w:rsid w:val="000C7085"/>
    <w:rsid w:val="000C72DF"/>
    <w:rsid w:val="000C790C"/>
    <w:rsid w:val="000D2D34"/>
    <w:rsid w:val="000D4BFC"/>
    <w:rsid w:val="000D741E"/>
    <w:rsid w:val="000E2DF6"/>
    <w:rsid w:val="000E7712"/>
    <w:rsid w:val="000F398E"/>
    <w:rsid w:val="000F7961"/>
    <w:rsid w:val="00102507"/>
    <w:rsid w:val="001050EB"/>
    <w:rsid w:val="0010545C"/>
    <w:rsid w:val="00105BFA"/>
    <w:rsid w:val="001069C7"/>
    <w:rsid w:val="00107510"/>
    <w:rsid w:val="00107EB7"/>
    <w:rsid w:val="00110160"/>
    <w:rsid w:val="001104D2"/>
    <w:rsid w:val="001126E0"/>
    <w:rsid w:val="00116A8A"/>
    <w:rsid w:val="0012428E"/>
    <w:rsid w:val="00125B6C"/>
    <w:rsid w:val="001262D1"/>
    <w:rsid w:val="00131120"/>
    <w:rsid w:val="00133683"/>
    <w:rsid w:val="001336C1"/>
    <w:rsid w:val="0014134A"/>
    <w:rsid w:val="00141AE8"/>
    <w:rsid w:val="00141DAA"/>
    <w:rsid w:val="00146731"/>
    <w:rsid w:val="001467E1"/>
    <w:rsid w:val="00150707"/>
    <w:rsid w:val="00153638"/>
    <w:rsid w:val="00157510"/>
    <w:rsid w:val="001618F7"/>
    <w:rsid w:val="001622D7"/>
    <w:rsid w:val="001639C0"/>
    <w:rsid w:val="00163E2F"/>
    <w:rsid w:val="00163F9B"/>
    <w:rsid w:val="001649F6"/>
    <w:rsid w:val="00165D39"/>
    <w:rsid w:val="0017174D"/>
    <w:rsid w:val="001748EA"/>
    <w:rsid w:val="00176A07"/>
    <w:rsid w:val="00180F37"/>
    <w:rsid w:val="0018697F"/>
    <w:rsid w:val="00193B24"/>
    <w:rsid w:val="00193E88"/>
    <w:rsid w:val="00193F54"/>
    <w:rsid w:val="001954EB"/>
    <w:rsid w:val="001A09C6"/>
    <w:rsid w:val="001A2981"/>
    <w:rsid w:val="001A4761"/>
    <w:rsid w:val="001B154A"/>
    <w:rsid w:val="001B232B"/>
    <w:rsid w:val="001B2F70"/>
    <w:rsid w:val="001C41C1"/>
    <w:rsid w:val="001C5208"/>
    <w:rsid w:val="001C54B0"/>
    <w:rsid w:val="001C6817"/>
    <w:rsid w:val="001D0CA3"/>
    <w:rsid w:val="001D360D"/>
    <w:rsid w:val="001D4FE2"/>
    <w:rsid w:val="001D6043"/>
    <w:rsid w:val="001D6A99"/>
    <w:rsid w:val="001E175C"/>
    <w:rsid w:val="001E5CAA"/>
    <w:rsid w:val="001F20C7"/>
    <w:rsid w:val="001F261D"/>
    <w:rsid w:val="001F3BA4"/>
    <w:rsid w:val="001F72A3"/>
    <w:rsid w:val="001FDAC8"/>
    <w:rsid w:val="00204706"/>
    <w:rsid w:val="00204732"/>
    <w:rsid w:val="002101B2"/>
    <w:rsid w:val="002138C0"/>
    <w:rsid w:val="00213F27"/>
    <w:rsid w:val="0021558C"/>
    <w:rsid w:val="00224947"/>
    <w:rsid w:val="00225117"/>
    <w:rsid w:val="002255DA"/>
    <w:rsid w:val="00225B4C"/>
    <w:rsid w:val="00225C6E"/>
    <w:rsid w:val="00225CF4"/>
    <w:rsid w:val="0023121E"/>
    <w:rsid w:val="00231437"/>
    <w:rsid w:val="0023323F"/>
    <w:rsid w:val="00234F90"/>
    <w:rsid w:val="00235FA4"/>
    <w:rsid w:val="002363CB"/>
    <w:rsid w:val="00241F4F"/>
    <w:rsid w:val="002424EC"/>
    <w:rsid w:val="002425E3"/>
    <w:rsid w:val="00242BB8"/>
    <w:rsid w:val="00243C71"/>
    <w:rsid w:val="002457CB"/>
    <w:rsid w:val="00245861"/>
    <w:rsid w:val="00245876"/>
    <w:rsid w:val="00251256"/>
    <w:rsid w:val="002512D4"/>
    <w:rsid w:val="00251C21"/>
    <w:rsid w:val="00254DFF"/>
    <w:rsid w:val="002555C0"/>
    <w:rsid w:val="002564D8"/>
    <w:rsid w:val="0026276A"/>
    <w:rsid w:val="00263F52"/>
    <w:rsid w:val="00264552"/>
    <w:rsid w:val="00272F46"/>
    <w:rsid w:val="0027432C"/>
    <w:rsid w:val="00275167"/>
    <w:rsid w:val="00275D37"/>
    <w:rsid w:val="002818B4"/>
    <w:rsid w:val="00283208"/>
    <w:rsid w:val="00285847"/>
    <w:rsid w:val="00290DF0"/>
    <w:rsid w:val="0029160D"/>
    <w:rsid w:val="00292FDC"/>
    <w:rsid w:val="00293BF0"/>
    <w:rsid w:val="00295589"/>
    <w:rsid w:val="00296904"/>
    <w:rsid w:val="002975CF"/>
    <w:rsid w:val="002A35E4"/>
    <w:rsid w:val="002A4022"/>
    <w:rsid w:val="002A480C"/>
    <w:rsid w:val="002B2A87"/>
    <w:rsid w:val="002B33E4"/>
    <w:rsid w:val="002B3F78"/>
    <w:rsid w:val="002B59DF"/>
    <w:rsid w:val="002B5C92"/>
    <w:rsid w:val="002B7122"/>
    <w:rsid w:val="002B7197"/>
    <w:rsid w:val="002C2295"/>
    <w:rsid w:val="002C4EFA"/>
    <w:rsid w:val="002D1FBB"/>
    <w:rsid w:val="002E3A41"/>
    <w:rsid w:val="002E5B6C"/>
    <w:rsid w:val="002F12B2"/>
    <w:rsid w:val="002F1EF0"/>
    <w:rsid w:val="002F6286"/>
    <w:rsid w:val="002F7776"/>
    <w:rsid w:val="00300787"/>
    <w:rsid w:val="003066D4"/>
    <w:rsid w:val="0031301C"/>
    <w:rsid w:val="00313D65"/>
    <w:rsid w:val="0031524A"/>
    <w:rsid w:val="00316337"/>
    <w:rsid w:val="00317F28"/>
    <w:rsid w:val="003214B9"/>
    <w:rsid w:val="003343D9"/>
    <w:rsid w:val="00336981"/>
    <w:rsid w:val="003408B0"/>
    <w:rsid w:val="00340C11"/>
    <w:rsid w:val="00340F3B"/>
    <w:rsid w:val="003411E4"/>
    <w:rsid w:val="00343746"/>
    <w:rsid w:val="00344723"/>
    <w:rsid w:val="003460C8"/>
    <w:rsid w:val="0034781F"/>
    <w:rsid w:val="00352B7A"/>
    <w:rsid w:val="003543D4"/>
    <w:rsid w:val="00366269"/>
    <w:rsid w:val="00366866"/>
    <w:rsid w:val="00367583"/>
    <w:rsid w:val="00375847"/>
    <w:rsid w:val="003758D1"/>
    <w:rsid w:val="00375B75"/>
    <w:rsid w:val="00376687"/>
    <w:rsid w:val="003845DE"/>
    <w:rsid w:val="00385E26"/>
    <w:rsid w:val="003927BE"/>
    <w:rsid w:val="003976CD"/>
    <w:rsid w:val="003B0718"/>
    <w:rsid w:val="003B2FDA"/>
    <w:rsid w:val="003B4489"/>
    <w:rsid w:val="003B54FA"/>
    <w:rsid w:val="003B5D46"/>
    <w:rsid w:val="003C1307"/>
    <w:rsid w:val="003C40E0"/>
    <w:rsid w:val="003C5AA8"/>
    <w:rsid w:val="003D0359"/>
    <w:rsid w:val="003D1E49"/>
    <w:rsid w:val="003D4F24"/>
    <w:rsid w:val="003D560A"/>
    <w:rsid w:val="003D5628"/>
    <w:rsid w:val="003E33CB"/>
    <w:rsid w:val="003E4C5C"/>
    <w:rsid w:val="003E7C79"/>
    <w:rsid w:val="003F45EF"/>
    <w:rsid w:val="003F4FD1"/>
    <w:rsid w:val="003F5131"/>
    <w:rsid w:val="003F6A37"/>
    <w:rsid w:val="004025DB"/>
    <w:rsid w:val="0040425F"/>
    <w:rsid w:val="004052FF"/>
    <w:rsid w:val="0041380E"/>
    <w:rsid w:val="00414693"/>
    <w:rsid w:val="00415367"/>
    <w:rsid w:val="00415B5A"/>
    <w:rsid w:val="00422515"/>
    <w:rsid w:val="00422E59"/>
    <w:rsid w:val="0042403A"/>
    <w:rsid w:val="00425BFB"/>
    <w:rsid w:val="0042679B"/>
    <w:rsid w:val="00427FD3"/>
    <w:rsid w:val="00431CB0"/>
    <w:rsid w:val="00431FCA"/>
    <w:rsid w:val="00435947"/>
    <w:rsid w:val="00436215"/>
    <w:rsid w:val="004420A5"/>
    <w:rsid w:val="00443314"/>
    <w:rsid w:val="00444BE8"/>
    <w:rsid w:val="00446943"/>
    <w:rsid w:val="00450924"/>
    <w:rsid w:val="004510EF"/>
    <w:rsid w:val="0045125F"/>
    <w:rsid w:val="00453096"/>
    <w:rsid w:val="0045402F"/>
    <w:rsid w:val="0045407A"/>
    <w:rsid w:val="004566F4"/>
    <w:rsid w:val="00462A37"/>
    <w:rsid w:val="00462DFB"/>
    <w:rsid w:val="00465B68"/>
    <w:rsid w:val="0047100B"/>
    <w:rsid w:val="004715E2"/>
    <w:rsid w:val="00472100"/>
    <w:rsid w:val="00474339"/>
    <w:rsid w:val="00475B55"/>
    <w:rsid w:val="00481691"/>
    <w:rsid w:val="00481D9B"/>
    <w:rsid w:val="00482266"/>
    <w:rsid w:val="00483B3A"/>
    <w:rsid w:val="0048719C"/>
    <w:rsid w:val="00491FCE"/>
    <w:rsid w:val="00492769"/>
    <w:rsid w:val="00492BD7"/>
    <w:rsid w:val="004931ED"/>
    <w:rsid w:val="004950B1"/>
    <w:rsid w:val="00496173"/>
    <w:rsid w:val="004964AC"/>
    <w:rsid w:val="00497EAA"/>
    <w:rsid w:val="004A18B6"/>
    <w:rsid w:val="004A2319"/>
    <w:rsid w:val="004A29B0"/>
    <w:rsid w:val="004A62C5"/>
    <w:rsid w:val="004A79F4"/>
    <w:rsid w:val="004B314E"/>
    <w:rsid w:val="004B59DF"/>
    <w:rsid w:val="004B60E8"/>
    <w:rsid w:val="004B7135"/>
    <w:rsid w:val="004B74E4"/>
    <w:rsid w:val="004C0B57"/>
    <w:rsid w:val="004C15D2"/>
    <w:rsid w:val="004C3BF0"/>
    <w:rsid w:val="004C6C9E"/>
    <w:rsid w:val="004C73D8"/>
    <w:rsid w:val="004D0B51"/>
    <w:rsid w:val="004D4337"/>
    <w:rsid w:val="004D51A6"/>
    <w:rsid w:val="004D523E"/>
    <w:rsid w:val="004D53E2"/>
    <w:rsid w:val="004D66E1"/>
    <w:rsid w:val="004E0128"/>
    <w:rsid w:val="004E1F9E"/>
    <w:rsid w:val="004E248C"/>
    <w:rsid w:val="004E5E9C"/>
    <w:rsid w:val="004F0E0B"/>
    <w:rsid w:val="004F33CC"/>
    <w:rsid w:val="004F3BF6"/>
    <w:rsid w:val="004F4627"/>
    <w:rsid w:val="004F50B7"/>
    <w:rsid w:val="004F5936"/>
    <w:rsid w:val="004F7402"/>
    <w:rsid w:val="00500372"/>
    <w:rsid w:val="00502BF4"/>
    <w:rsid w:val="00503C04"/>
    <w:rsid w:val="00503F96"/>
    <w:rsid w:val="0050445A"/>
    <w:rsid w:val="00511475"/>
    <w:rsid w:val="00511E32"/>
    <w:rsid w:val="00513A53"/>
    <w:rsid w:val="00513D5A"/>
    <w:rsid w:val="00514188"/>
    <w:rsid w:val="00514FF1"/>
    <w:rsid w:val="00516D11"/>
    <w:rsid w:val="00520381"/>
    <w:rsid w:val="0052180A"/>
    <w:rsid w:val="00522FA3"/>
    <w:rsid w:val="0052473E"/>
    <w:rsid w:val="005250B4"/>
    <w:rsid w:val="00525191"/>
    <w:rsid w:val="005253C3"/>
    <w:rsid w:val="00525EF6"/>
    <w:rsid w:val="005260B3"/>
    <w:rsid w:val="00527C0F"/>
    <w:rsid w:val="0052EEC8"/>
    <w:rsid w:val="00532568"/>
    <w:rsid w:val="00533A92"/>
    <w:rsid w:val="00534CA5"/>
    <w:rsid w:val="005369F4"/>
    <w:rsid w:val="005370BE"/>
    <w:rsid w:val="005376A3"/>
    <w:rsid w:val="00541C45"/>
    <w:rsid w:val="00542449"/>
    <w:rsid w:val="005432FF"/>
    <w:rsid w:val="00544898"/>
    <w:rsid w:val="005477EA"/>
    <w:rsid w:val="0055586A"/>
    <w:rsid w:val="00556A49"/>
    <w:rsid w:val="00557ECA"/>
    <w:rsid w:val="0056180F"/>
    <w:rsid w:val="00565E1E"/>
    <w:rsid w:val="00566519"/>
    <w:rsid w:val="00570437"/>
    <w:rsid w:val="0057075C"/>
    <w:rsid w:val="0057170E"/>
    <w:rsid w:val="005772CA"/>
    <w:rsid w:val="00584888"/>
    <w:rsid w:val="005849B7"/>
    <w:rsid w:val="0058520F"/>
    <w:rsid w:val="005854D4"/>
    <w:rsid w:val="00586A3A"/>
    <w:rsid w:val="00586BD1"/>
    <w:rsid w:val="00591971"/>
    <w:rsid w:val="00592318"/>
    <w:rsid w:val="00593B47"/>
    <w:rsid w:val="0059614B"/>
    <w:rsid w:val="005A10E8"/>
    <w:rsid w:val="005A1206"/>
    <w:rsid w:val="005A1FAA"/>
    <w:rsid w:val="005A270D"/>
    <w:rsid w:val="005A29E7"/>
    <w:rsid w:val="005A7D09"/>
    <w:rsid w:val="005A7F77"/>
    <w:rsid w:val="005B5440"/>
    <w:rsid w:val="005B56D8"/>
    <w:rsid w:val="005B5B8D"/>
    <w:rsid w:val="005B69B2"/>
    <w:rsid w:val="005C196D"/>
    <w:rsid w:val="005C2684"/>
    <w:rsid w:val="005C4E6F"/>
    <w:rsid w:val="005C5CBA"/>
    <w:rsid w:val="005C6ECA"/>
    <w:rsid w:val="005C782B"/>
    <w:rsid w:val="005D0703"/>
    <w:rsid w:val="005D1844"/>
    <w:rsid w:val="005D1940"/>
    <w:rsid w:val="005D48A5"/>
    <w:rsid w:val="005D4EFB"/>
    <w:rsid w:val="005E0421"/>
    <w:rsid w:val="005E0B2D"/>
    <w:rsid w:val="005E3D42"/>
    <w:rsid w:val="005E72C8"/>
    <w:rsid w:val="005F01BA"/>
    <w:rsid w:val="005F04F1"/>
    <w:rsid w:val="005F0766"/>
    <w:rsid w:val="005F1FFE"/>
    <w:rsid w:val="005F32CA"/>
    <w:rsid w:val="005F3AC8"/>
    <w:rsid w:val="0060138E"/>
    <w:rsid w:val="00601CD5"/>
    <w:rsid w:val="0060291C"/>
    <w:rsid w:val="00605F5E"/>
    <w:rsid w:val="00610050"/>
    <w:rsid w:val="00610CD4"/>
    <w:rsid w:val="0061108C"/>
    <w:rsid w:val="0061339A"/>
    <w:rsid w:val="00621752"/>
    <w:rsid w:val="00623C5E"/>
    <w:rsid w:val="00623E72"/>
    <w:rsid w:val="00624C0D"/>
    <w:rsid w:val="00624DE8"/>
    <w:rsid w:val="0063505A"/>
    <w:rsid w:val="00637103"/>
    <w:rsid w:val="00641D91"/>
    <w:rsid w:val="0064307D"/>
    <w:rsid w:val="00643A32"/>
    <w:rsid w:val="0064403D"/>
    <w:rsid w:val="00650AA2"/>
    <w:rsid w:val="00651098"/>
    <w:rsid w:val="006519EE"/>
    <w:rsid w:val="00652BAA"/>
    <w:rsid w:val="00653395"/>
    <w:rsid w:val="00653F50"/>
    <w:rsid w:val="00654FA5"/>
    <w:rsid w:val="006564CE"/>
    <w:rsid w:val="00657AFE"/>
    <w:rsid w:val="00661069"/>
    <w:rsid w:val="0066156C"/>
    <w:rsid w:val="006617A1"/>
    <w:rsid w:val="00661CDE"/>
    <w:rsid w:val="00662A0F"/>
    <w:rsid w:val="00664FBE"/>
    <w:rsid w:val="006662F7"/>
    <w:rsid w:val="006700CA"/>
    <w:rsid w:val="006707EC"/>
    <w:rsid w:val="00670888"/>
    <w:rsid w:val="00670AD4"/>
    <w:rsid w:val="00671041"/>
    <w:rsid w:val="006773BC"/>
    <w:rsid w:val="00680EDD"/>
    <w:rsid w:val="00681F8B"/>
    <w:rsid w:val="006845AA"/>
    <w:rsid w:val="006848A7"/>
    <w:rsid w:val="00684D70"/>
    <w:rsid w:val="0068590A"/>
    <w:rsid w:val="0068688E"/>
    <w:rsid w:val="00695C9C"/>
    <w:rsid w:val="00696672"/>
    <w:rsid w:val="006A07E1"/>
    <w:rsid w:val="006A1B32"/>
    <w:rsid w:val="006A29C4"/>
    <w:rsid w:val="006A2A9A"/>
    <w:rsid w:val="006A44ED"/>
    <w:rsid w:val="006A69AE"/>
    <w:rsid w:val="006A6BE6"/>
    <w:rsid w:val="006A7947"/>
    <w:rsid w:val="006B0D53"/>
    <w:rsid w:val="006B60BC"/>
    <w:rsid w:val="006B7489"/>
    <w:rsid w:val="006B7DB4"/>
    <w:rsid w:val="006C0BEF"/>
    <w:rsid w:val="006C14DF"/>
    <w:rsid w:val="006C1F45"/>
    <w:rsid w:val="006C2BC3"/>
    <w:rsid w:val="006C2F0B"/>
    <w:rsid w:val="006C3861"/>
    <w:rsid w:val="006C3C63"/>
    <w:rsid w:val="006C47D3"/>
    <w:rsid w:val="006C52D5"/>
    <w:rsid w:val="006C66D1"/>
    <w:rsid w:val="006C7658"/>
    <w:rsid w:val="006D0D7E"/>
    <w:rsid w:val="006D2233"/>
    <w:rsid w:val="006D48D7"/>
    <w:rsid w:val="006D64A6"/>
    <w:rsid w:val="006D658E"/>
    <w:rsid w:val="006D6836"/>
    <w:rsid w:val="006E0C33"/>
    <w:rsid w:val="006E3948"/>
    <w:rsid w:val="006F0E48"/>
    <w:rsid w:val="006F3A3C"/>
    <w:rsid w:val="006F53F5"/>
    <w:rsid w:val="0070195E"/>
    <w:rsid w:val="00702600"/>
    <w:rsid w:val="00705C83"/>
    <w:rsid w:val="00707B65"/>
    <w:rsid w:val="00712DE2"/>
    <w:rsid w:val="00714912"/>
    <w:rsid w:val="00722F04"/>
    <w:rsid w:val="00723E69"/>
    <w:rsid w:val="00724E3F"/>
    <w:rsid w:val="00724F16"/>
    <w:rsid w:val="00727112"/>
    <w:rsid w:val="00727A0E"/>
    <w:rsid w:val="007353E5"/>
    <w:rsid w:val="00735412"/>
    <w:rsid w:val="007354CF"/>
    <w:rsid w:val="007405E9"/>
    <w:rsid w:val="00740BDD"/>
    <w:rsid w:val="00743116"/>
    <w:rsid w:val="00746549"/>
    <w:rsid w:val="0075087A"/>
    <w:rsid w:val="00753AA3"/>
    <w:rsid w:val="007542AD"/>
    <w:rsid w:val="0075767B"/>
    <w:rsid w:val="00760BE3"/>
    <w:rsid w:val="00762E4C"/>
    <w:rsid w:val="0076367F"/>
    <w:rsid w:val="007722D9"/>
    <w:rsid w:val="00773018"/>
    <w:rsid w:val="0077456A"/>
    <w:rsid w:val="0077462A"/>
    <w:rsid w:val="007755CC"/>
    <w:rsid w:val="007759E9"/>
    <w:rsid w:val="00775C9F"/>
    <w:rsid w:val="007763B2"/>
    <w:rsid w:val="00777650"/>
    <w:rsid w:val="00782A21"/>
    <w:rsid w:val="007847C3"/>
    <w:rsid w:val="00785CC2"/>
    <w:rsid w:val="00790149"/>
    <w:rsid w:val="00795DE3"/>
    <w:rsid w:val="007970A5"/>
    <w:rsid w:val="007A18D2"/>
    <w:rsid w:val="007A2C82"/>
    <w:rsid w:val="007A4058"/>
    <w:rsid w:val="007A5127"/>
    <w:rsid w:val="007A727F"/>
    <w:rsid w:val="007B06F8"/>
    <w:rsid w:val="007B6EBC"/>
    <w:rsid w:val="007C1275"/>
    <w:rsid w:val="007C1AA7"/>
    <w:rsid w:val="007C30C0"/>
    <w:rsid w:val="007C3EBB"/>
    <w:rsid w:val="007C59E0"/>
    <w:rsid w:val="007C7CFB"/>
    <w:rsid w:val="007D1009"/>
    <w:rsid w:val="007D3AFD"/>
    <w:rsid w:val="007D47D3"/>
    <w:rsid w:val="007D650B"/>
    <w:rsid w:val="007D7B17"/>
    <w:rsid w:val="007E22E1"/>
    <w:rsid w:val="007E394A"/>
    <w:rsid w:val="007F16B3"/>
    <w:rsid w:val="007F7A93"/>
    <w:rsid w:val="0080084C"/>
    <w:rsid w:val="00802C0B"/>
    <w:rsid w:val="008036FA"/>
    <w:rsid w:val="008061B2"/>
    <w:rsid w:val="008101DF"/>
    <w:rsid w:val="00810330"/>
    <w:rsid w:val="00813D7B"/>
    <w:rsid w:val="00815557"/>
    <w:rsid w:val="00816916"/>
    <w:rsid w:val="00821EBD"/>
    <w:rsid w:val="00824A97"/>
    <w:rsid w:val="008252BC"/>
    <w:rsid w:val="00825421"/>
    <w:rsid w:val="00826A39"/>
    <w:rsid w:val="008326BB"/>
    <w:rsid w:val="00836282"/>
    <w:rsid w:val="00837118"/>
    <w:rsid w:val="00837C19"/>
    <w:rsid w:val="0084226A"/>
    <w:rsid w:val="00844467"/>
    <w:rsid w:val="008444C2"/>
    <w:rsid w:val="00850999"/>
    <w:rsid w:val="0085106B"/>
    <w:rsid w:val="008526B6"/>
    <w:rsid w:val="00853257"/>
    <w:rsid w:val="00855CE8"/>
    <w:rsid w:val="00861513"/>
    <w:rsid w:val="008664C2"/>
    <w:rsid w:val="00866E50"/>
    <w:rsid w:val="00871C66"/>
    <w:rsid w:val="00872F12"/>
    <w:rsid w:val="008758EE"/>
    <w:rsid w:val="00876227"/>
    <w:rsid w:val="00876A2A"/>
    <w:rsid w:val="00877DE6"/>
    <w:rsid w:val="0087BCD9"/>
    <w:rsid w:val="008822D0"/>
    <w:rsid w:val="008831AC"/>
    <w:rsid w:val="008833F2"/>
    <w:rsid w:val="00883553"/>
    <w:rsid w:val="008866F1"/>
    <w:rsid w:val="00891871"/>
    <w:rsid w:val="008924DF"/>
    <w:rsid w:val="0089271E"/>
    <w:rsid w:val="0089613C"/>
    <w:rsid w:val="008A1979"/>
    <w:rsid w:val="008A4383"/>
    <w:rsid w:val="008A6D59"/>
    <w:rsid w:val="008B251B"/>
    <w:rsid w:val="008B42E5"/>
    <w:rsid w:val="008B47A9"/>
    <w:rsid w:val="008B49A7"/>
    <w:rsid w:val="008B4B66"/>
    <w:rsid w:val="008B5E22"/>
    <w:rsid w:val="008B7D82"/>
    <w:rsid w:val="008C30FD"/>
    <w:rsid w:val="008C31B2"/>
    <w:rsid w:val="008C3A8E"/>
    <w:rsid w:val="008C642D"/>
    <w:rsid w:val="008D2BEC"/>
    <w:rsid w:val="008D2ECA"/>
    <w:rsid w:val="008D426C"/>
    <w:rsid w:val="008D5927"/>
    <w:rsid w:val="008D7CB7"/>
    <w:rsid w:val="008E0D64"/>
    <w:rsid w:val="008E0E5F"/>
    <w:rsid w:val="008E1E9B"/>
    <w:rsid w:val="008F228B"/>
    <w:rsid w:val="008F2496"/>
    <w:rsid w:val="008F37F5"/>
    <w:rsid w:val="008F3D99"/>
    <w:rsid w:val="008F4306"/>
    <w:rsid w:val="009036C9"/>
    <w:rsid w:val="009059A5"/>
    <w:rsid w:val="00906877"/>
    <w:rsid w:val="009075B3"/>
    <w:rsid w:val="0090CE1B"/>
    <w:rsid w:val="0091162A"/>
    <w:rsid w:val="0091225E"/>
    <w:rsid w:val="00915D91"/>
    <w:rsid w:val="009165C6"/>
    <w:rsid w:val="009178D3"/>
    <w:rsid w:val="00922035"/>
    <w:rsid w:val="00922A1E"/>
    <w:rsid w:val="009247CF"/>
    <w:rsid w:val="009263E2"/>
    <w:rsid w:val="009324C8"/>
    <w:rsid w:val="00933CAB"/>
    <w:rsid w:val="00934743"/>
    <w:rsid w:val="00935CA9"/>
    <w:rsid w:val="009405F4"/>
    <w:rsid w:val="0094121A"/>
    <w:rsid w:val="00942F91"/>
    <w:rsid w:val="00943086"/>
    <w:rsid w:val="009437BC"/>
    <w:rsid w:val="0094508C"/>
    <w:rsid w:val="009470E2"/>
    <w:rsid w:val="00951DA9"/>
    <w:rsid w:val="00952774"/>
    <w:rsid w:val="0095294E"/>
    <w:rsid w:val="00956AFA"/>
    <w:rsid w:val="009675F1"/>
    <w:rsid w:val="00967DE9"/>
    <w:rsid w:val="009734B6"/>
    <w:rsid w:val="00975684"/>
    <w:rsid w:val="00980B90"/>
    <w:rsid w:val="00980B9B"/>
    <w:rsid w:val="00981910"/>
    <w:rsid w:val="0098411F"/>
    <w:rsid w:val="0098422A"/>
    <w:rsid w:val="00984382"/>
    <w:rsid w:val="00987EAA"/>
    <w:rsid w:val="009903EB"/>
    <w:rsid w:val="009910F3"/>
    <w:rsid w:val="00992BB0"/>
    <w:rsid w:val="0099339B"/>
    <w:rsid w:val="00993CE3"/>
    <w:rsid w:val="00997853"/>
    <w:rsid w:val="009A138D"/>
    <w:rsid w:val="009A144F"/>
    <w:rsid w:val="009A5014"/>
    <w:rsid w:val="009A61A3"/>
    <w:rsid w:val="009B6CA2"/>
    <w:rsid w:val="009C041E"/>
    <w:rsid w:val="009C04BB"/>
    <w:rsid w:val="009C05C2"/>
    <w:rsid w:val="009C3A48"/>
    <w:rsid w:val="009C3B89"/>
    <w:rsid w:val="009C3D31"/>
    <w:rsid w:val="009C47AE"/>
    <w:rsid w:val="009C5618"/>
    <w:rsid w:val="009D0CD5"/>
    <w:rsid w:val="009D24EE"/>
    <w:rsid w:val="009D345B"/>
    <w:rsid w:val="009D3E8F"/>
    <w:rsid w:val="009D4055"/>
    <w:rsid w:val="009D50C7"/>
    <w:rsid w:val="009D550F"/>
    <w:rsid w:val="009D6D70"/>
    <w:rsid w:val="009E250C"/>
    <w:rsid w:val="009E6BEC"/>
    <w:rsid w:val="009E6EE5"/>
    <w:rsid w:val="009F1977"/>
    <w:rsid w:val="009F2F45"/>
    <w:rsid w:val="009F4A25"/>
    <w:rsid w:val="009F5BCB"/>
    <w:rsid w:val="009F6C6B"/>
    <w:rsid w:val="009F7A6D"/>
    <w:rsid w:val="009F7AE9"/>
    <w:rsid w:val="00A001C6"/>
    <w:rsid w:val="00A00A4F"/>
    <w:rsid w:val="00A02734"/>
    <w:rsid w:val="00A02D5D"/>
    <w:rsid w:val="00A045A6"/>
    <w:rsid w:val="00A0595B"/>
    <w:rsid w:val="00A06E7F"/>
    <w:rsid w:val="00A073CF"/>
    <w:rsid w:val="00A07A38"/>
    <w:rsid w:val="00A07D09"/>
    <w:rsid w:val="00A130DE"/>
    <w:rsid w:val="00A1398F"/>
    <w:rsid w:val="00A144D0"/>
    <w:rsid w:val="00A152D0"/>
    <w:rsid w:val="00A221CF"/>
    <w:rsid w:val="00A252A8"/>
    <w:rsid w:val="00A259C0"/>
    <w:rsid w:val="00A25D02"/>
    <w:rsid w:val="00A30B8F"/>
    <w:rsid w:val="00A30C8B"/>
    <w:rsid w:val="00A31186"/>
    <w:rsid w:val="00A31A12"/>
    <w:rsid w:val="00A31F76"/>
    <w:rsid w:val="00A31FCC"/>
    <w:rsid w:val="00A34A49"/>
    <w:rsid w:val="00A36897"/>
    <w:rsid w:val="00A405E6"/>
    <w:rsid w:val="00A41D1D"/>
    <w:rsid w:val="00A4238D"/>
    <w:rsid w:val="00A427D2"/>
    <w:rsid w:val="00A438F1"/>
    <w:rsid w:val="00A476AD"/>
    <w:rsid w:val="00A50E4B"/>
    <w:rsid w:val="00A52D33"/>
    <w:rsid w:val="00A54430"/>
    <w:rsid w:val="00A56704"/>
    <w:rsid w:val="00A56C65"/>
    <w:rsid w:val="00A57B48"/>
    <w:rsid w:val="00A6241F"/>
    <w:rsid w:val="00A67E03"/>
    <w:rsid w:val="00A767EF"/>
    <w:rsid w:val="00A82150"/>
    <w:rsid w:val="00A82578"/>
    <w:rsid w:val="00A90F0E"/>
    <w:rsid w:val="00A91258"/>
    <w:rsid w:val="00A9261F"/>
    <w:rsid w:val="00A92648"/>
    <w:rsid w:val="00A93DCA"/>
    <w:rsid w:val="00A9591E"/>
    <w:rsid w:val="00A95B28"/>
    <w:rsid w:val="00A97EAA"/>
    <w:rsid w:val="00AA0406"/>
    <w:rsid w:val="00AA0CA5"/>
    <w:rsid w:val="00AA0FF8"/>
    <w:rsid w:val="00AA3686"/>
    <w:rsid w:val="00AA4369"/>
    <w:rsid w:val="00AA7E0A"/>
    <w:rsid w:val="00AB1750"/>
    <w:rsid w:val="00AB358B"/>
    <w:rsid w:val="00AB58BC"/>
    <w:rsid w:val="00AB6D0D"/>
    <w:rsid w:val="00AB77A9"/>
    <w:rsid w:val="00AC19EA"/>
    <w:rsid w:val="00AC243A"/>
    <w:rsid w:val="00AC2FAF"/>
    <w:rsid w:val="00AC598B"/>
    <w:rsid w:val="00AC718A"/>
    <w:rsid w:val="00AC749A"/>
    <w:rsid w:val="00AD0898"/>
    <w:rsid w:val="00AD144B"/>
    <w:rsid w:val="00AD6DF3"/>
    <w:rsid w:val="00AD7B14"/>
    <w:rsid w:val="00AE023F"/>
    <w:rsid w:val="00AE0C01"/>
    <w:rsid w:val="00AE16F4"/>
    <w:rsid w:val="00AE2E41"/>
    <w:rsid w:val="00AE3F97"/>
    <w:rsid w:val="00AE43B4"/>
    <w:rsid w:val="00AF2DE0"/>
    <w:rsid w:val="00AF3049"/>
    <w:rsid w:val="00AF6170"/>
    <w:rsid w:val="00AF7505"/>
    <w:rsid w:val="00AF7EE3"/>
    <w:rsid w:val="00B01213"/>
    <w:rsid w:val="00B02EA6"/>
    <w:rsid w:val="00B03EB5"/>
    <w:rsid w:val="00B04316"/>
    <w:rsid w:val="00B110CE"/>
    <w:rsid w:val="00B1177E"/>
    <w:rsid w:val="00B11956"/>
    <w:rsid w:val="00B122FF"/>
    <w:rsid w:val="00B12801"/>
    <w:rsid w:val="00B13A26"/>
    <w:rsid w:val="00B14A2C"/>
    <w:rsid w:val="00B177F6"/>
    <w:rsid w:val="00B212C3"/>
    <w:rsid w:val="00B225A4"/>
    <w:rsid w:val="00B25DEA"/>
    <w:rsid w:val="00B310D4"/>
    <w:rsid w:val="00B31101"/>
    <w:rsid w:val="00B329FA"/>
    <w:rsid w:val="00B335E0"/>
    <w:rsid w:val="00B3403A"/>
    <w:rsid w:val="00B3677F"/>
    <w:rsid w:val="00B36ED2"/>
    <w:rsid w:val="00B412CD"/>
    <w:rsid w:val="00B451EC"/>
    <w:rsid w:val="00B46A8C"/>
    <w:rsid w:val="00B500E0"/>
    <w:rsid w:val="00B50531"/>
    <w:rsid w:val="00B52F08"/>
    <w:rsid w:val="00B5628B"/>
    <w:rsid w:val="00B56426"/>
    <w:rsid w:val="00B57194"/>
    <w:rsid w:val="00B60278"/>
    <w:rsid w:val="00B60797"/>
    <w:rsid w:val="00B619E9"/>
    <w:rsid w:val="00B62166"/>
    <w:rsid w:val="00B631E4"/>
    <w:rsid w:val="00B65FD4"/>
    <w:rsid w:val="00B6637D"/>
    <w:rsid w:val="00B667FF"/>
    <w:rsid w:val="00B701AE"/>
    <w:rsid w:val="00B7050D"/>
    <w:rsid w:val="00B705CE"/>
    <w:rsid w:val="00B70951"/>
    <w:rsid w:val="00B72819"/>
    <w:rsid w:val="00B74F40"/>
    <w:rsid w:val="00B77F9A"/>
    <w:rsid w:val="00B81032"/>
    <w:rsid w:val="00B81D7B"/>
    <w:rsid w:val="00B83B1C"/>
    <w:rsid w:val="00B85BA0"/>
    <w:rsid w:val="00B86E29"/>
    <w:rsid w:val="00B8705C"/>
    <w:rsid w:val="00B8760A"/>
    <w:rsid w:val="00B90F82"/>
    <w:rsid w:val="00B91993"/>
    <w:rsid w:val="00B952DE"/>
    <w:rsid w:val="00B95B23"/>
    <w:rsid w:val="00BA0C24"/>
    <w:rsid w:val="00BA0E5B"/>
    <w:rsid w:val="00BA13E2"/>
    <w:rsid w:val="00BA238A"/>
    <w:rsid w:val="00BA5CBF"/>
    <w:rsid w:val="00BB0533"/>
    <w:rsid w:val="00BB139B"/>
    <w:rsid w:val="00BB2366"/>
    <w:rsid w:val="00BB36C0"/>
    <w:rsid w:val="00BB3E38"/>
    <w:rsid w:val="00BB5883"/>
    <w:rsid w:val="00BB6386"/>
    <w:rsid w:val="00BC08DD"/>
    <w:rsid w:val="00BC1255"/>
    <w:rsid w:val="00BC2511"/>
    <w:rsid w:val="00BC31C2"/>
    <w:rsid w:val="00BC37D7"/>
    <w:rsid w:val="00BC4E1F"/>
    <w:rsid w:val="00BC58EF"/>
    <w:rsid w:val="00BC7768"/>
    <w:rsid w:val="00BD0947"/>
    <w:rsid w:val="00BD2B4B"/>
    <w:rsid w:val="00BD3B3F"/>
    <w:rsid w:val="00BE05C2"/>
    <w:rsid w:val="00BE4DC7"/>
    <w:rsid w:val="00BE7357"/>
    <w:rsid w:val="00BE735D"/>
    <w:rsid w:val="00BE7A0E"/>
    <w:rsid w:val="00BF0260"/>
    <w:rsid w:val="00BF3EC3"/>
    <w:rsid w:val="00BF69DE"/>
    <w:rsid w:val="00BF7AE6"/>
    <w:rsid w:val="00C00BE5"/>
    <w:rsid w:val="00C00E2A"/>
    <w:rsid w:val="00C0103D"/>
    <w:rsid w:val="00C01143"/>
    <w:rsid w:val="00C03EF0"/>
    <w:rsid w:val="00C03F8E"/>
    <w:rsid w:val="00C06284"/>
    <w:rsid w:val="00C168A2"/>
    <w:rsid w:val="00C16DD9"/>
    <w:rsid w:val="00C178BE"/>
    <w:rsid w:val="00C20524"/>
    <w:rsid w:val="00C21375"/>
    <w:rsid w:val="00C2401A"/>
    <w:rsid w:val="00C24096"/>
    <w:rsid w:val="00C244B0"/>
    <w:rsid w:val="00C24E74"/>
    <w:rsid w:val="00C26FE0"/>
    <w:rsid w:val="00C27BE2"/>
    <w:rsid w:val="00C33374"/>
    <w:rsid w:val="00C355CC"/>
    <w:rsid w:val="00C36791"/>
    <w:rsid w:val="00C36B8C"/>
    <w:rsid w:val="00C40DBD"/>
    <w:rsid w:val="00C4671F"/>
    <w:rsid w:val="00C46B2C"/>
    <w:rsid w:val="00C473FF"/>
    <w:rsid w:val="00C474DE"/>
    <w:rsid w:val="00C47804"/>
    <w:rsid w:val="00C47AD9"/>
    <w:rsid w:val="00C47FBC"/>
    <w:rsid w:val="00C50F44"/>
    <w:rsid w:val="00C56050"/>
    <w:rsid w:val="00C60C24"/>
    <w:rsid w:val="00C62E0E"/>
    <w:rsid w:val="00C631F8"/>
    <w:rsid w:val="00C64743"/>
    <w:rsid w:val="00C660BF"/>
    <w:rsid w:val="00C66412"/>
    <w:rsid w:val="00C673FC"/>
    <w:rsid w:val="00C67F14"/>
    <w:rsid w:val="00C70833"/>
    <w:rsid w:val="00C72344"/>
    <w:rsid w:val="00C72726"/>
    <w:rsid w:val="00C727A3"/>
    <w:rsid w:val="00C73EBB"/>
    <w:rsid w:val="00C76CA0"/>
    <w:rsid w:val="00C77BA1"/>
    <w:rsid w:val="00C80379"/>
    <w:rsid w:val="00C82B32"/>
    <w:rsid w:val="00C854BF"/>
    <w:rsid w:val="00C85FC1"/>
    <w:rsid w:val="00C91472"/>
    <w:rsid w:val="00C915DD"/>
    <w:rsid w:val="00C91E14"/>
    <w:rsid w:val="00C91EFF"/>
    <w:rsid w:val="00C9480F"/>
    <w:rsid w:val="00C94D7E"/>
    <w:rsid w:val="00C94EE5"/>
    <w:rsid w:val="00C964E9"/>
    <w:rsid w:val="00C9679B"/>
    <w:rsid w:val="00CA10DC"/>
    <w:rsid w:val="00CA20AC"/>
    <w:rsid w:val="00CA240F"/>
    <w:rsid w:val="00CA4394"/>
    <w:rsid w:val="00CA4CED"/>
    <w:rsid w:val="00CA59BC"/>
    <w:rsid w:val="00CA6053"/>
    <w:rsid w:val="00CB29B4"/>
    <w:rsid w:val="00CB38C7"/>
    <w:rsid w:val="00CB3D7F"/>
    <w:rsid w:val="00CB60F6"/>
    <w:rsid w:val="00CB666D"/>
    <w:rsid w:val="00CB7C09"/>
    <w:rsid w:val="00CC0787"/>
    <w:rsid w:val="00CC26FA"/>
    <w:rsid w:val="00CC2949"/>
    <w:rsid w:val="00CC3CAF"/>
    <w:rsid w:val="00CC71BC"/>
    <w:rsid w:val="00CC7EFB"/>
    <w:rsid w:val="00CD6473"/>
    <w:rsid w:val="00CD79CB"/>
    <w:rsid w:val="00CE29EA"/>
    <w:rsid w:val="00CE2BA3"/>
    <w:rsid w:val="00CE30FB"/>
    <w:rsid w:val="00CF4224"/>
    <w:rsid w:val="00CF42D8"/>
    <w:rsid w:val="00CF483E"/>
    <w:rsid w:val="00CF5384"/>
    <w:rsid w:val="00D01D83"/>
    <w:rsid w:val="00D02D5E"/>
    <w:rsid w:val="00D04957"/>
    <w:rsid w:val="00D10411"/>
    <w:rsid w:val="00D12902"/>
    <w:rsid w:val="00D12D05"/>
    <w:rsid w:val="00D13CE2"/>
    <w:rsid w:val="00D152D2"/>
    <w:rsid w:val="00D163EB"/>
    <w:rsid w:val="00D16956"/>
    <w:rsid w:val="00D21295"/>
    <w:rsid w:val="00D22970"/>
    <w:rsid w:val="00D23AC4"/>
    <w:rsid w:val="00D311AE"/>
    <w:rsid w:val="00D33BB2"/>
    <w:rsid w:val="00D34F58"/>
    <w:rsid w:val="00D36AE3"/>
    <w:rsid w:val="00D4111A"/>
    <w:rsid w:val="00D444B8"/>
    <w:rsid w:val="00D45D8C"/>
    <w:rsid w:val="00D50098"/>
    <w:rsid w:val="00D55F50"/>
    <w:rsid w:val="00D55FA9"/>
    <w:rsid w:val="00D56AF4"/>
    <w:rsid w:val="00D575D2"/>
    <w:rsid w:val="00D640DB"/>
    <w:rsid w:val="00D651F9"/>
    <w:rsid w:val="00D66B23"/>
    <w:rsid w:val="00D66B93"/>
    <w:rsid w:val="00D73ED7"/>
    <w:rsid w:val="00D73EE8"/>
    <w:rsid w:val="00D74059"/>
    <w:rsid w:val="00D74EA7"/>
    <w:rsid w:val="00D77467"/>
    <w:rsid w:val="00D7771F"/>
    <w:rsid w:val="00D81915"/>
    <w:rsid w:val="00D842C5"/>
    <w:rsid w:val="00D851AA"/>
    <w:rsid w:val="00D86F86"/>
    <w:rsid w:val="00D91C0B"/>
    <w:rsid w:val="00D93034"/>
    <w:rsid w:val="00D93A6F"/>
    <w:rsid w:val="00D948BE"/>
    <w:rsid w:val="00D9545E"/>
    <w:rsid w:val="00D96974"/>
    <w:rsid w:val="00D96B4B"/>
    <w:rsid w:val="00D97669"/>
    <w:rsid w:val="00D97756"/>
    <w:rsid w:val="00D97F9B"/>
    <w:rsid w:val="00DA077B"/>
    <w:rsid w:val="00DA3FDB"/>
    <w:rsid w:val="00DA5579"/>
    <w:rsid w:val="00DA57CC"/>
    <w:rsid w:val="00DA5899"/>
    <w:rsid w:val="00DA677B"/>
    <w:rsid w:val="00DB4527"/>
    <w:rsid w:val="00DB48B3"/>
    <w:rsid w:val="00DC1683"/>
    <w:rsid w:val="00DC605C"/>
    <w:rsid w:val="00DC6130"/>
    <w:rsid w:val="00DC6181"/>
    <w:rsid w:val="00DD5E16"/>
    <w:rsid w:val="00DD674E"/>
    <w:rsid w:val="00DD6EED"/>
    <w:rsid w:val="00DE0CFE"/>
    <w:rsid w:val="00DE274A"/>
    <w:rsid w:val="00DE42C9"/>
    <w:rsid w:val="00DE5599"/>
    <w:rsid w:val="00DE57B9"/>
    <w:rsid w:val="00DF3207"/>
    <w:rsid w:val="00DF3EDD"/>
    <w:rsid w:val="00DF5C50"/>
    <w:rsid w:val="00E008E8"/>
    <w:rsid w:val="00E049DE"/>
    <w:rsid w:val="00E0548A"/>
    <w:rsid w:val="00E116D8"/>
    <w:rsid w:val="00E11A77"/>
    <w:rsid w:val="00E12DEB"/>
    <w:rsid w:val="00E17EF0"/>
    <w:rsid w:val="00E2041D"/>
    <w:rsid w:val="00E20CE9"/>
    <w:rsid w:val="00E22182"/>
    <w:rsid w:val="00E32F59"/>
    <w:rsid w:val="00E361B0"/>
    <w:rsid w:val="00E366B4"/>
    <w:rsid w:val="00E406F7"/>
    <w:rsid w:val="00E41BC5"/>
    <w:rsid w:val="00E44F26"/>
    <w:rsid w:val="00E452DF"/>
    <w:rsid w:val="00E50A84"/>
    <w:rsid w:val="00E514F9"/>
    <w:rsid w:val="00E51F02"/>
    <w:rsid w:val="00E51F89"/>
    <w:rsid w:val="00E52856"/>
    <w:rsid w:val="00E54B0B"/>
    <w:rsid w:val="00E55F02"/>
    <w:rsid w:val="00E57A6F"/>
    <w:rsid w:val="00E60B87"/>
    <w:rsid w:val="00E62958"/>
    <w:rsid w:val="00E62A4D"/>
    <w:rsid w:val="00E64A1E"/>
    <w:rsid w:val="00E64F2A"/>
    <w:rsid w:val="00E65AD6"/>
    <w:rsid w:val="00E6718D"/>
    <w:rsid w:val="00E70CEA"/>
    <w:rsid w:val="00E714EC"/>
    <w:rsid w:val="00E71F62"/>
    <w:rsid w:val="00E77F7A"/>
    <w:rsid w:val="00E8019C"/>
    <w:rsid w:val="00E81D5F"/>
    <w:rsid w:val="00E82998"/>
    <w:rsid w:val="00E82BE6"/>
    <w:rsid w:val="00E8361C"/>
    <w:rsid w:val="00E84EC7"/>
    <w:rsid w:val="00E92173"/>
    <w:rsid w:val="00E94581"/>
    <w:rsid w:val="00E94A76"/>
    <w:rsid w:val="00EA04F8"/>
    <w:rsid w:val="00EA53BF"/>
    <w:rsid w:val="00EA70C0"/>
    <w:rsid w:val="00EA7ADA"/>
    <w:rsid w:val="00EB0740"/>
    <w:rsid w:val="00EB3343"/>
    <w:rsid w:val="00EB3CCA"/>
    <w:rsid w:val="00EB4B2C"/>
    <w:rsid w:val="00EB6BBA"/>
    <w:rsid w:val="00EB7276"/>
    <w:rsid w:val="00EB7B8C"/>
    <w:rsid w:val="00EC1D25"/>
    <w:rsid w:val="00EC24C6"/>
    <w:rsid w:val="00EC4C67"/>
    <w:rsid w:val="00EC7FF6"/>
    <w:rsid w:val="00ED23C2"/>
    <w:rsid w:val="00ED4B3C"/>
    <w:rsid w:val="00ED4D63"/>
    <w:rsid w:val="00ED57E6"/>
    <w:rsid w:val="00ED649E"/>
    <w:rsid w:val="00EE2038"/>
    <w:rsid w:val="00EE3064"/>
    <w:rsid w:val="00EE3EDA"/>
    <w:rsid w:val="00EE6C88"/>
    <w:rsid w:val="00EF1524"/>
    <w:rsid w:val="00EF2A09"/>
    <w:rsid w:val="00EF39DA"/>
    <w:rsid w:val="00EF46B1"/>
    <w:rsid w:val="00EF4730"/>
    <w:rsid w:val="00EF5B02"/>
    <w:rsid w:val="00EF5B3B"/>
    <w:rsid w:val="00F00B8D"/>
    <w:rsid w:val="00F01740"/>
    <w:rsid w:val="00F0190D"/>
    <w:rsid w:val="00F02D24"/>
    <w:rsid w:val="00F02F3A"/>
    <w:rsid w:val="00F05018"/>
    <w:rsid w:val="00F161EC"/>
    <w:rsid w:val="00F165C5"/>
    <w:rsid w:val="00F212F9"/>
    <w:rsid w:val="00F245E7"/>
    <w:rsid w:val="00F25FE2"/>
    <w:rsid w:val="00F2787E"/>
    <w:rsid w:val="00F278C0"/>
    <w:rsid w:val="00F30876"/>
    <w:rsid w:val="00F335A9"/>
    <w:rsid w:val="00F3401C"/>
    <w:rsid w:val="00F428A6"/>
    <w:rsid w:val="00F45050"/>
    <w:rsid w:val="00F45DA3"/>
    <w:rsid w:val="00F462D8"/>
    <w:rsid w:val="00F4646B"/>
    <w:rsid w:val="00F52610"/>
    <w:rsid w:val="00F60DD0"/>
    <w:rsid w:val="00F61335"/>
    <w:rsid w:val="00F631B0"/>
    <w:rsid w:val="00F6480A"/>
    <w:rsid w:val="00F6625E"/>
    <w:rsid w:val="00F67625"/>
    <w:rsid w:val="00F70C0E"/>
    <w:rsid w:val="00F72170"/>
    <w:rsid w:val="00F724D4"/>
    <w:rsid w:val="00F733A6"/>
    <w:rsid w:val="00F73B3C"/>
    <w:rsid w:val="00F809DB"/>
    <w:rsid w:val="00F81D6B"/>
    <w:rsid w:val="00F81DA1"/>
    <w:rsid w:val="00F82C8F"/>
    <w:rsid w:val="00F84634"/>
    <w:rsid w:val="00F8527D"/>
    <w:rsid w:val="00F90073"/>
    <w:rsid w:val="00F91E8E"/>
    <w:rsid w:val="00F94A6F"/>
    <w:rsid w:val="00FA0338"/>
    <w:rsid w:val="00FA060F"/>
    <w:rsid w:val="00FA2724"/>
    <w:rsid w:val="00FA48E9"/>
    <w:rsid w:val="00FB081A"/>
    <w:rsid w:val="00FB2CEE"/>
    <w:rsid w:val="00FC040F"/>
    <w:rsid w:val="00FC257C"/>
    <w:rsid w:val="00FC5D74"/>
    <w:rsid w:val="00FC782C"/>
    <w:rsid w:val="00FD0B34"/>
    <w:rsid w:val="00FD0F98"/>
    <w:rsid w:val="00FD27D0"/>
    <w:rsid w:val="00FD3C8D"/>
    <w:rsid w:val="00FD4363"/>
    <w:rsid w:val="00FD68F6"/>
    <w:rsid w:val="00FD6CD3"/>
    <w:rsid w:val="00FD7D2E"/>
    <w:rsid w:val="00FD7EDB"/>
    <w:rsid w:val="00FE1857"/>
    <w:rsid w:val="00FE1B02"/>
    <w:rsid w:val="00FE3516"/>
    <w:rsid w:val="00FE3D53"/>
    <w:rsid w:val="00FE56CB"/>
    <w:rsid w:val="00FE5856"/>
    <w:rsid w:val="00FE6709"/>
    <w:rsid w:val="00FE67D7"/>
    <w:rsid w:val="00FE7EFC"/>
    <w:rsid w:val="00FEB6B2"/>
    <w:rsid w:val="00FF34EE"/>
    <w:rsid w:val="00FF3970"/>
    <w:rsid w:val="00FF5671"/>
    <w:rsid w:val="00FF65CB"/>
    <w:rsid w:val="00FF7F74"/>
    <w:rsid w:val="0114450C"/>
    <w:rsid w:val="012AD911"/>
    <w:rsid w:val="012B7ABF"/>
    <w:rsid w:val="0134917F"/>
    <w:rsid w:val="013B9454"/>
    <w:rsid w:val="013F767D"/>
    <w:rsid w:val="013FFD8D"/>
    <w:rsid w:val="016C0719"/>
    <w:rsid w:val="0178A670"/>
    <w:rsid w:val="0185B661"/>
    <w:rsid w:val="01943CAF"/>
    <w:rsid w:val="01952C8B"/>
    <w:rsid w:val="019D47FE"/>
    <w:rsid w:val="01A567B2"/>
    <w:rsid w:val="01BB10C6"/>
    <w:rsid w:val="01DD81D9"/>
    <w:rsid w:val="01E41D76"/>
    <w:rsid w:val="01EA68B2"/>
    <w:rsid w:val="01F1739F"/>
    <w:rsid w:val="0200DEB6"/>
    <w:rsid w:val="0201CD09"/>
    <w:rsid w:val="02094AD5"/>
    <w:rsid w:val="02185A63"/>
    <w:rsid w:val="021C7853"/>
    <w:rsid w:val="021C9AC2"/>
    <w:rsid w:val="025B37CB"/>
    <w:rsid w:val="02718924"/>
    <w:rsid w:val="027A214D"/>
    <w:rsid w:val="027BDD19"/>
    <w:rsid w:val="02925ED4"/>
    <w:rsid w:val="02A2963D"/>
    <w:rsid w:val="02B33F63"/>
    <w:rsid w:val="02B3B06A"/>
    <w:rsid w:val="02C95C77"/>
    <w:rsid w:val="02D7B1C5"/>
    <w:rsid w:val="02DA5316"/>
    <w:rsid w:val="02F28F7F"/>
    <w:rsid w:val="02F3128F"/>
    <w:rsid w:val="030415B4"/>
    <w:rsid w:val="0319A896"/>
    <w:rsid w:val="0328FDB8"/>
    <w:rsid w:val="0338CB24"/>
    <w:rsid w:val="033E7C7E"/>
    <w:rsid w:val="03588910"/>
    <w:rsid w:val="035E5261"/>
    <w:rsid w:val="0380BD65"/>
    <w:rsid w:val="038AB8C3"/>
    <w:rsid w:val="03980746"/>
    <w:rsid w:val="03D0D8DE"/>
    <w:rsid w:val="0422314E"/>
    <w:rsid w:val="043A945C"/>
    <w:rsid w:val="044F3EAC"/>
    <w:rsid w:val="04501163"/>
    <w:rsid w:val="045FB016"/>
    <w:rsid w:val="046B71FE"/>
    <w:rsid w:val="046E826F"/>
    <w:rsid w:val="04853026"/>
    <w:rsid w:val="048CEF60"/>
    <w:rsid w:val="04A6723D"/>
    <w:rsid w:val="04B2B64B"/>
    <w:rsid w:val="04C44DDB"/>
    <w:rsid w:val="04DC5FED"/>
    <w:rsid w:val="04FADB22"/>
    <w:rsid w:val="0517AD63"/>
    <w:rsid w:val="051ADCE9"/>
    <w:rsid w:val="051E50F2"/>
    <w:rsid w:val="0532897C"/>
    <w:rsid w:val="05564DBF"/>
    <w:rsid w:val="0569BC69"/>
    <w:rsid w:val="05AD6ADE"/>
    <w:rsid w:val="05AEFD74"/>
    <w:rsid w:val="05B988B3"/>
    <w:rsid w:val="05DD890B"/>
    <w:rsid w:val="05E3E19A"/>
    <w:rsid w:val="05E60818"/>
    <w:rsid w:val="06009FE4"/>
    <w:rsid w:val="062EC5DA"/>
    <w:rsid w:val="066B404B"/>
    <w:rsid w:val="067F897C"/>
    <w:rsid w:val="06923A12"/>
    <w:rsid w:val="06AF3F42"/>
    <w:rsid w:val="06C3C810"/>
    <w:rsid w:val="06C84A56"/>
    <w:rsid w:val="06DB59E5"/>
    <w:rsid w:val="0707D592"/>
    <w:rsid w:val="07176682"/>
    <w:rsid w:val="071E8FEA"/>
    <w:rsid w:val="07270CAF"/>
    <w:rsid w:val="072A587C"/>
    <w:rsid w:val="073B3C33"/>
    <w:rsid w:val="07410CC9"/>
    <w:rsid w:val="07520CED"/>
    <w:rsid w:val="075B7370"/>
    <w:rsid w:val="078DAB4F"/>
    <w:rsid w:val="07A5983F"/>
    <w:rsid w:val="07B57BCE"/>
    <w:rsid w:val="07CFB769"/>
    <w:rsid w:val="07CFED01"/>
    <w:rsid w:val="07D0B8A8"/>
    <w:rsid w:val="07D4CB28"/>
    <w:rsid w:val="07F1DDE4"/>
    <w:rsid w:val="081024B8"/>
    <w:rsid w:val="08260E19"/>
    <w:rsid w:val="082931B9"/>
    <w:rsid w:val="08549F01"/>
    <w:rsid w:val="085EB670"/>
    <w:rsid w:val="0872E246"/>
    <w:rsid w:val="0885C6DA"/>
    <w:rsid w:val="08893D34"/>
    <w:rsid w:val="089579B1"/>
    <w:rsid w:val="08B0EF05"/>
    <w:rsid w:val="08C1AF7C"/>
    <w:rsid w:val="08CEB705"/>
    <w:rsid w:val="08D12667"/>
    <w:rsid w:val="08D129DA"/>
    <w:rsid w:val="08DE50BD"/>
    <w:rsid w:val="08E1C372"/>
    <w:rsid w:val="08F3502A"/>
    <w:rsid w:val="08FA7CFC"/>
    <w:rsid w:val="0906E4D9"/>
    <w:rsid w:val="090CE1F2"/>
    <w:rsid w:val="0945B327"/>
    <w:rsid w:val="094E4689"/>
    <w:rsid w:val="0952D382"/>
    <w:rsid w:val="09540536"/>
    <w:rsid w:val="095603E5"/>
    <w:rsid w:val="09564F19"/>
    <w:rsid w:val="096A7AF4"/>
    <w:rsid w:val="0970CD63"/>
    <w:rsid w:val="09726A9A"/>
    <w:rsid w:val="097304F2"/>
    <w:rsid w:val="097A68B5"/>
    <w:rsid w:val="09801119"/>
    <w:rsid w:val="098790D0"/>
    <w:rsid w:val="0991EB3E"/>
    <w:rsid w:val="09AB2FFF"/>
    <w:rsid w:val="09B43B0A"/>
    <w:rsid w:val="09C83A06"/>
    <w:rsid w:val="0A050FEB"/>
    <w:rsid w:val="0A36E741"/>
    <w:rsid w:val="0A3B77E5"/>
    <w:rsid w:val="0A4593FF"/>
    <w:rsid w:val="0A5B0920"/>
    <w:rsid w:val="0A610285"/>
    <w:rsid w:val="0A610BF2"/>
    <w:rsid w:val="0A65850C"/>
    <w:rsid w:val="0A695CCD"/>
    <w:rsid w:val="0A782591"/>
    <w:rsid w:val="0A7A9B66"/>
    <w:rsid w:val="0AA15BBD"/>
    <w:rsid w:val="0AA4838A"/>
    <w:rsid w:val="0ABADF2D"/>
    <w:rsid w:val="0AF6282F"/>
    <w:rsid w:val="0AF9B4CC"/>
    <w:rsid w:val="0AFDD2F7"/>
    <w:rsid w:val="0AFE0096"/>
    <w:rsid w:val="0B14B018"/>
    <w:rsid w:val="0B1A11FF"/>
    <w:rsid w:val="0B1B50FE"/>
    <w:rsid w:val="0B237365"/>
    <w:rsid w:val="0B285C1C"/>
    <w:rsid w:val="0B29AD4F"/>
    <w:rsid w:val="0B50F8A5"/>
    <w:rsid w:val="0B54A725"/>
    <w:rsid w:val="0B570062"/>
    <w:rsid w:val="0B7AA518"/>
    <w:rsid w:val="0B823B8B"/>
    <w:rsid w:val="0BF3CE97"/>
    <w:rsid w:val="0C01A075"/>
    <w:rsid w:val="0C181700"/>
    <w:rsid w:val="0C30D06A"/>
    <w:rsid w:val="0C37FFC7"/>
    <w:rsid w:val="0C41CFBA"/>
    <w:rsid w:val="0C651D24"/>
    <w:rsid w:val="0C713FE5"/>
    <w:rsid w:val="0C7E7D3F"/>
    <w:rsid w:val="0C82ADC6"/>
    <w:rsid w:val="0C920305"/>
    <w:rsid w:val="0C9F39E8"/>
    <w:rsid w:val="0C9F693F"/>
    <w:rsid w:val="0CB6464C"/>
    <w:rsid w:val="0CBA98B7"/>
    <w:rsid w:val="0CD1E7FC"/>
    <w:rsid w:val="0CD39C5C"/>
    <w:rsid w:val="0CD94E77"/>
    <w:rsid w:val="0D2DA035"/>
    <w:rsid w:val="0D43C5CE"/>
    <w:rsid w:val="0D50B6EE"/>
    <w:rsid w:val="0D6522CC"/>
    <w:rsid w:val="0D67A0A5"/>
    <w:rsid w:val="0D6AD9A5"/>
    <w:rsid w:val="0D711F24"/>
    <w:rsid w:val="0D7FC24C"/>
    <w:rsid w:val="0DAFCFFD"/>
    <w:rsid w:val="0DE61D32"/>
    <w:rsid w:val="0DE7678B"/>
    <w:rsid w:val="0DEDB707"/>
    <w:rsid w:val="0DF41470"/>
    <w:rsid w:val="0E2100A9"/>
    <w:rsid w:val="0E2A0668"/>
    <w:rsid w:val="0E429A90"/>
    <w:rsid w:val="0E59C195"/>
    <w:rsid w:val="0E5F040A"/>
    <w:rsid w:val="0E60DF5F"/>
    <w:rsid w:val="0E6535E4"/>
    <w:rsid w:val="0E663AA5"/>
    <w:rsid w:val="0E8E32A6"/>
    <w:rsid w:val="0EB37672"/>
    <w:rsid w:val="0EB9CEAD"/>
    <w:rsid w:val="0EBD624D"/>
    <w:rsid w:val="0EC9F6E2"/>
    <w:rsid w:val="0EE62C75"/>
    <w:rsid w:val="0F0EF1E0"/>
    <w:rsid w:val="0F13917C"/>
    <w:rsid w:val="0F2AA3E8"/>
    <w:rsid w:val="0F4E686D"/>
    <w:rsid w:val="0F5006DB"/>
    <w:rsid w:val="0F555D7E"/>
    <w:rsid w:val="0F712092"/>
    <w:rsid w:val="0F8B5479"/>
    <w:rsid w:val="0F9FE87A"/>
    <w:rsid w:val="0FA5A521"/>
    <w:rsid w:val="0FB26E43"/>
    <w:rsid w:val="0FBB28EE"/>
    <w:rsid w:val="0FC82B11"/>
    <w:rsid w:val="0FCAD27C"/>
    <w:rsid w:val="0FE54DD5"/>
    <w:rsid w:val="0FEA5C65"/>
    <w:rsid w:val="0FFE3839"/>
    <w:rsid w:val="1001C435"/>
    <w:rsid w:val="10201CBB"/>
    <w:rsid w:val="1022046A"/>
    <w:rsid w:val="103254EA"/>
    <w:rsid w:val="10330A21"/>
    <w:rsid w:val="1037FB15"/>
    <w:rsid w:val="1043ED1B"/>
    <w:rsid w:val="1055D91B"/>
    <w:rsid w:val="10746835"/>
    <w:rsid w:val="1076EBC3"/>
    <w:rsid w:val="108DE4C4"/>
    <w:rsid w:val="10921DB3"/>
    <w:rsid w:val="109A7EBC"/>
    <w:rsid w:val="10A85361"/>
    <w:rsid w:val="10B6B1DD"/>
    <w:rsid w:val="10C55334"/>
    <w:rsid w:val="10E7ADF2"/>
    <w:rsid w:val="10E89DD4"/>
    <w:rsid w:val="110611D9"/>
    <w:rsid w:val="1106A210"/>
    <w:rsid w:val="111022AE"/>
    <w:rsid w:val="119E7A40"/>
    <w:rsid w:val="11D5371C"/>
    <w:rsid w:val="11F7B7E3"/>
    <w:rsid w:val="11F8B9B2"/>
    <w:rsid w:val="11FDBADF"/>
    <w:rsid w:val="1215D1FB"/>
    <w:rsid w:val="1218F862"/>
    <w:rsid w:val="121D2613"/>
    <w:rsid w:val="1239DF50"/>
    <w:rsid w:val="12474EA6"/>
    <w:rsid w:val="124B7C55"/>
    <w:rsid w:val="1273C162"/>
    <w:rsid w:val="12879E7C"/>
    <w:rsid w:val="1288FE8F"/>
    <w:rsid w:val="128ADFED"/>
    <w:rsid w:val="128C36A2"/>
    <w:rsid w:val="129F95F3"/>
    <w:rsid w:val="12D46DEC"/>
    <w:rsid w:val="130767BD"/>
    <w:rsid w:val="1317711B"/>
    <w:rsid w:val="13358545"/>
    <w:rsid w:val="1346F610"/>
    <w:rsid w:val="135C557C"/>
    <w:rsid w:val="13699F61"/>
    <w:rsid w:val="137BB1E1"/>
    <w:rsid w:val="13AC0A95"/>
    <w:rsid w:val="13B26213"/>
    <w:rsid w:val="13D4C9EF"/>
    <w:rsid w:val="13DE08EB"/>
    <w:rsid w:val="13E0A862"/>
    <w:rsid w:val="13E6FE8F"/>
    <w:rsid w:val="13E72DCA"/>
    <w:rsid w:val="1417680B"/>
    <w:rsid w:val="1417D56D"/>
    <w:rsid w:val="142E282E"/>
    <w:rsid w:val="1451088C"/>
    <w:rsid w:val="1462A50F"/>
    <w:rsid w:val="147B2E27"/>
    <w:rsid w:val="14ACC75B"/>
    <w:rsid w:val="14BAFE5F"/>
    <w:rsid w:val="14BEEF60"/>
    <w:rsid w:val="14D66183"/>
    <w:rsid w:val="14DF78E7"/>
    <w:rsid w:val="14E0C790"/>
    <w:rsid w:val="14F86776"/>
    <w:rsid w:val="1510EB8A"/>
    <w:rsid w:val="1518E6CF"/>
    <w:rsid w:val="15216E06"/>
    <w:rsid w:val="15678437"/>
    <w:rsid w:val="159CFFA1"/>
    <w:rsid w:val="15B4B1AB"/>
    <w:rsid w:val="15D5370F"/>
    <w:rsid w:val="15DC681C"/>
    <w:rsid w:val="161941DB"/>
    <w:rsid w:val="1637B8F8"/>
    <w:rsid w:val="16584B23"/>
    <w:rsid w:val="166387AB"/>
    <w:rsid w:val="16709E1C"/>
    <w:rsid w:val="169E8D91"/>
    <w:rsid w:val="16C18D36"/>
    <w:rsid w:val="16C5197D"/>
    <w:rsid w:val="16D0A199"/>
    <w:rsid w:val="16DFE0E6"/>
    <w:rsid w:val="16F90D58"/>
    <w:rsid w:val="17493AA4"/>
    <w:rsid w:val="1751E502"/>
    <w:rsid w:val="17562E31"/>
    <w:rsid w:val="1763EFA8"/>
    <w:rsid w:val="177A4EB0"/>
    <w:rsid w:val="1793D08D"/>
    <w:rsid w:val="179CDB36"/>
    <w:rsid w:val="17D16427"/>
    <w:rsid w:val="17DB7718"/>
    <w:rsid w:val="17DE731A"/>
    <w:rsid w:val="17F5BAFF"/>
    <w:rsid w:val="17FA9243"/>
    <w:rsid w:val="1810A6F6"/>
    <w:rsid w:val="18445A26"/>
    <w:rsid w:val="185F4D26"/>
    <w:rsid w:val="1878A59B"/>
    <w:rsid w:val="187F7723"/>
    <w:rsid w:val="1894B7A4"/>
    <w:rsid w:val="189D45C0"/>
    <w:rsid w:val="18A38D95"/>
    <w:rsid w:val="18A657C3"/>
    <w:rsid w:val="18A782FD"/>
    <w:rsid w:val="18AA2762"/>
    <w:rsid w:val="18D42596"/>
    <w:rsid w:val="18F521A4"/>
    <w:rsid w:val="18FBFD19"/>
    <w:rsid w:val="191AC4F8"/>
    <w:rsid w:val="191F847E"/>
    <w:rsid w:val="192BF4EB"/>
    <w:rsid w:val="1931A774"/>
    <w:rsid w:val="1955F489"/>
    <w:rsid w:val="195CF0ED"/>
    <w:rsid w:val="196C962E"/>
    <w:rsid w:val="196FC9B1"/>
    <w:rsid w:val="198E44FE"/>
    <w:rsid w:val="198F1602"/>
    <w:rsid w:val="19919952"/>
    <w:rsid w:val="19A366B7"/>
    <w:rsid w:val="19B02098"/>
    <w:rsid w:val="19BD5C95"/>
    <w:rsid w:val="19BE29AE"/>
    <w:rsid w:val="19DC107C"/>
    <w:rsid w:val="19F3EA75"/>
    <w:rsid w:val="1A02700E"/>
    <w:rsid w:val="1A0A21CD"/>
    <w:rsid w:val="1A122D9E"/>
    <w:rsid w:val="1A16AA1E"/>
    <w:rsid w:val="1A19BE45"/>
    <w:rsid w:val="1A2B4EA0"/>
    <w:rsid w:val="1A4E7979"/>
    <w:rsid w:val="1A671662"/>
    <w:rsid w:val="1A6E1FAE"/>
    <w:rsid w:val="1A9D5752"/>
    <w:rsid w:val="1A9EF058"/>
    <w:rsid w:val="1A9F85F6"/>
    <w:rsid w:val="1AA2FBDE"/>
    <w:rsid w:val="1ADDC73A"/>
    <w:rsid w:val="1AE4F4D5"/>
    <w:rsid w:val="1AE5A51D"/>
    <w:rsid w:val="1AECABC3"/>
    <w:rsid w:val="1AED7DEB"/>
    <w:rsid w:val="1B1469D6"/>
    <w:rsid w:val="1B23BE14"/>
    <w:rsid w:val="1B23FD84"/>
    <w:rsid w:val="1B2CDA0C"/>
    <w:rsid w:val="1B3B276E"/>
    <w:rsid w:val="1B4F0BE2"/>
    <w:rsid w:val="1B89AA18"/>
    <w:rsid w:val="1B90DA98"/>
    <w:rsid w:val="1B96936E"/>
    <w:rsid w:val="1BB67BDD"/>
    <w:rsid w:val="1BC07EC0"/>
    <w:rsid w:val="1BD16261"/>
    <w:rsid w:val="1C157DA2"/>
    <w:rsid w:val="1C157EEB"/>
    <w:rsid w:val="1C26ACAC"/>
    <w:rsid w:val="1C2C0D67"/>
    <w:rsid w:val="1C32830D"/>
    <w:rsid w:val="1C395EF9"/>
    <w:rsid w:val="1C68FE22"/>
    <w:rsid w:val="1C7DEEEE"/>
    <w:rsid w:val="1C962B5B"/>
    <w:rsid w:val="1C9E8803"/>
    <w:rsid w:val="1CAB3C6E"/>
    <w:rsid w:val="1CD07A50"/>
    <w:rsid w:val="1CE728B9"/>
    <w:rsid w:val="1CEE7EFC"/>
    <w:rsid w:val="1D0CFE10"/>
    <w:rsid w:val="1D283B1A"/>
    <w:rsid w:val="1D35604B"/>
    <w:rsid w:val="1D61144F"/>
    <w:rsid w:val="1D650DD9"/>
    <w:rsid w:val="1DAE4651"/>
    <w:rsid w:val="1DFBD19C"/>
    <w:rsid w:val="1DFF0E01"/>
    <w:rsid w:val="1E5EE3CA"/>
    <w:rsid w:val="1E624805"/>
    <w:rsid w:val="1E727DE3"/>
    <w:rsid w:val="1E7BDAEB"/>
    <w:rsid w:val="1EA53621"/>
    <w:rsid w:val="1EBF3BD4"/>
    <w:rsid w:val="1F30AC57"/>
    <w:rsid w:val="1F3C860A"/>
    <w:rsid w:val="1F3F1156"/>
    <w:rsid w:val="1F409E42"/>
    <w:rsid w:val="1F4B3719"/>
    <w:rsid w:val="1F5144D7"/>
    <w:rsid w:val="1F658A9E"/>
    <w:rsid w:val="1FC75520"/>
    <w:rsid w:val="1FE56BBA"/>
    <w:rsid w:val="1FF0A824"/>
    <w:rsid w:val="2001D59E"/>
    <w:rsid w:val="201CC535"/>
    <w:rsid w:val="202549B1"/>
    <w:rsid w:val="202CF95E"/>
    <w:rsid w:val="20355C5B"/>
    <w:rsid w:val="203D8F30"/>
    <w:rsid w:val="203D9BC7"/>
    <w:rsid w:val="207BFC0C"/>
    <w:rsid w:val="20926908"/>
    <w:rsid w:val="209E1967"/>
    <w:rsid w:val="20A10422"/>
    <w:rsid w:val="20A2C683"/>
    <w:rsid w:val="210881BF"/>
    <w:rsid w:val="211D25E2"/>
    <w:rsid w:val="2125D43F"/>
    <w:rsid w:val="213FB901"/>
    <w:rsid w:val="21402FEF"/>
    <w:rsid w:val="21537355"/>
    <w:rsid w:val="2162ABBA"/>
    <w:rsid w:val="21730B40"/>
    <w:rsid w:val="218B59EE"/>
    <w:rsid w:val="21A99A89"/>
    <w:rsid w:val="21BE0620"/>
    <w:rsid w:val="21C38A1C"/>
    <w:rsid w:val="21EE8181"/>
    <w:rsid w:val="22360615"/>
    <w:rsid w:val="22717974"/>
    <w:rsid w:val="2274A883"/>
    <w:rsid w:val="22760F99"/>
    <w:rsid w:val="22C00F05"/>
    <w:rsid w:val="22D0A426"/>
    <w:rsid w:val="22E339DE"/>
    <w:rsid w:val="22E4CB17"/>
    <w:rsid w:val="22F6835C"/>
    <w:rsid w:val="2343BCE2"/>
    <w:rsid w:val="23522AC5"/>
    <w:rsid w:val="235E56AC"/>
    <w:rsid w:val="235F9D89"/>
    <w:rsid w:val="23A4203E"/>
    <w:rsid w:val="23B728B6"/>
    <w:rsid w:val="23B8FC22"/>
    <w:rsid w:val="23CB9704"/>
    <w:rsid w:val="23E55158"/>
    <w:rsid w:val="23E7DF9D"/>
    <w:rsid w:val="23E8E7B4"/>
    <w:rsid w:val="2409262C"/>
    <w:rsid w:val="24191B12"/>
    <w:rsid w:val="2425869B"/>
    <w:rsid w:val="2439F523"/>
    <w:rsid w:val="2446C66E"/>
    <w:rsid w:val="244E55E8"/>
    <w:rsid w:val="245BF992"/>
    <w:rsid w:val="246F1224"/>
    <w:rsid w:val="247D8C50"/>
    <w:rsid w:val="2489142A"/>
    <w:rsid w:val="24908A72"/>
    <w:rsid w:val="24931523"/>
    <w:rsid w:val="24AE06D4"/>
    <w:rsid w:val="24BC7840"/>
    <w:rsid w:val="24D81CA1"/>
    <w:rsid w:val="24E1203D"/>
    <w:rsid w:val="2504B24B"/>
    <w:rsid w:val="251264DE"/>
    <w:rsid w:val="251831B4"/>
    <w:rsid w:val="252131D5"/>
    <w:rsid w:val="25353366"/>
    <w:rsid w:val="257B6113"/>
    <w:rsid w:val="257F5BAB"/>
    <w:rsid w:val="25AE3558"/>
    <w:rsid w:val="25B97B20"/>
    <w:rsid w:val="25EE6031"/>
    <w:rsid w:val="25F0A228"/>
    <w:rsid w:val="25F3F1BA"/>
    <w:rsid w:val="25F8BCC2"/>
    <w:rsid w:val="2610DD35"/>
    <w:rsid w:val="2612532B"/>
    <w:rsid w:val="262F97E0"/>
    <w:rsid w:val="262FF278"/>
    <w:rsid w:val="26314935"/>
    <w:rsid w:val="26469473"/>
    <w:rsid w:val="2658882A"/>
    <w:rsid w:val="26629707"/>
    <w:rsid w:val="266803DC"/>
    <w:rsid w:val="266FEA6C"/>
    <w:rsid w:val="2672C2DB"/>
    <w:rsid w:val="2676AD27"/>
    <w:rsid w:val="268246E5"/>
    <w:rsid w:val="2685FEEA"/>
    <w:rsid w:val="268AF964"/>
    <w:rsid w:val="26B49407"/>
    <w:rsid w:val="26C1F111"/>
    <w:rsid w:val="26EAC606"/>
    <w:rsid w:val="26F1A832"/>
    <w:rsid w:val="26FE7E13"/>
    <w:rsid w:val="27077995"/>
    <w:rsid w:val="2763E5B0"/>
    <w:rsid w:val="27A65746"/>
    <w:rsid w:val="27B81CB1"/>
    <w:rsid w:val="27CEAA9A"/>
    <w:rsid w:val="27E64460"/>
    <w:rsid w:val="27F4A538"/>
    <w:rsid w:val="280BD53F"/>
    <w:rsid w:val="280C8624"/>
    <w:rsid w:val="28191FA7"/>
    <w:rsid w:val="281A3D52"/>
    <w:rsid w:val="282B62AD"/>
    <w:rsid w:val="283CA17A"/>
    <w:rsid w:val="2863A0F0"/>
    <w:rsid w:val="287ECDDD"/>
    <w:rsid w:val="2888E0A6"/>
    <w:rsid w:val="288CB3B7"/>
    <w:rsid w:val="289388BA"/>
    <w:rsid w:val="289A491D"/>
    <w:rsid w:val="28C99FCC"/>
    <w:rsid w:val="28CF608A"/>
    <w:rsid w:val="28E0E699"/>
    <w:rsid w:val="28FEF22A"/>
    <w:rsid w:val="290F0240"/>
    <w:rsid w:val="292918F7"/>
    <w:rsid w:val="295632B2"/>
    <w:rsid w:val="298631B1"/>
    <w:rsid w:val="298DBAC7"/>
    <w:rsid w:val="2992FDE5"/>
    <w:rsid w:val="29948DA0"/>
    <w:rsid w:val="29B2AD07"/>
    <w:rsid w:val="29B4ABA8"/>
    <w:rsid w:val="29D42551"/>
    <w:rsid w:val="29DC98BD"/>
    <w:rsid w:val="2A23E3E5"/>
    <w:rsid w:val="2A2A173D"/>
    <w:rsid w:val="2A3D8567"/>
    <w:rsid w:val="2A3E5FF9"/>
    <w:rsid w:val="2A572315"/>
    <w:rsid w:val="2A6B5ED8"/>
    <w:rsid w:val="2A6BF758"/>
    <w:rsid w:val="2A6C0B05"/>
    <w:rsid w:val="2A89FC82"/>
    <w:rsid w:val="2AA8C57E"/>
    <w:rsid w:val="2AB00DA9"/>
    <w:rsid w:val="2AB7A0D0"/>
    <w:rsid w:val="2ABDEACF"/>
    <w:rsid w:val="2AD27775"/>
    <w:rsid w:val="2B077DBF"/>
    <w:rsid w:val="2B15E5A0"/>
    <w:rsid w:val="2B1AF93F"/>
    <w:rsid w:val="2B23F9BF"/>
    <w:rsid w:val="2B47B86E"/>
    <w:rsid w:val="2B511E84"/>
    <w:rsid w:val="2B63B919"/>
    <w:rsid w:val="2B72C4C2"/>
    <w:rsid w:val="2B7B2E42"/>
    <w:rsid w:val="2B8456A8"/>
    <w:rsid w:val="2BA22BF9"/>
    <w:rsid w:val="2BBB523F"/>
    <w:rsid w:val="2BC8D9CD"/>
    <w:rsid w:val="2BE3A974"/>
    <w:rsid w:val="2BE91485"/>
    <w:rsid w:val="2C23B938"/>
    <w:rsid w:val="2C2F7249"/>
    <w:rsid w:val="2C42AF93"/>
    <w:rsid w:val="2C59BB07"/>
    <w:rsid w:val="2C6BF1B6"/>
    <w:rsid w:val="2C77E6EC"/>
    <w:rsid w:val="2C79A0B0"/>
    <w:rsid w:val="2C83DF06"/>
    <w:rsid w:val="2C886F3D"/>
    <w:rsid w:val="2C98E419"/>
    <w:rsid w:val="2CAEC950"/>
    <w:rsid w:val="2CB2D3D4"/>
    <w:rsid w:val="2D112FD8"/>
    <w:rsid w:val="2D2DBCAF"/>
    <w:rsid w:val="2D2E0FF6"/>
    <w:rsid w:val="2D2F65AA"/>
    <w:rsid w:val="2D31ECA2"/>
    <w:rsid w:val="2D6BF5AB"/>
    <w:rsid w:val="2D6D44A5"/>
    <w:rsid w:val="2D7DBB89"/>
    <w:rsid w:val="2D8C62CA"/>
    <w:rsid w:val="2D8DEB7E"/>
    <w:rsid w:val="2D919C32"/>
    <w:rsid w:val="2D927DFC"/>
    <w:rsid w:val="2DACC244"/>
    <w:rsid w:val="2DB95B41"/>
    <w:rsid w:val="2DCBA93B"/>
    <w:rsid w:val="2DD4434B"/>
    <w:rsid w:val="2DF874FF"/>
    <w:rsid w:val="2E1503D7"/>
    <w:rsid w:val="2E220B70"/>
    <w:rsid w:val="2E2EDD12"/>
    <w:rsid w:val="2E39BC24"/>
    <w:rsid w:val="2E413F86"/>
    <w:rsid w:val="2E4A74A6"/>
    <w:rsid w:val="2E5E2ABD"/>
    <w:rsid w:val="2E84D391"/>
    <w:rsid w:val="2E91C9FE"/>
    <w:rsid w:val="2E9DA8EB"/>
    <w:rsid w:val="2EC02F38"/>
    <w:rsid w:val="2ED7C424"/>
    <w:rsid w:val="2ED984A2"/>
    <w:rsid w:val="2EEC7076"/>
    <w:rsid w:val="2EEECF6C"/>
    <w:rsid w:val="2EF81221"/>
    <w:rsid w:val="2F14294A"/>
    <w:rsid w:val="2F2AF0DD"/>
    <w:rsid w:val="2F3CE808"/>
    <w:rsid w:val="2F3D06E0"/>
    <w:rsid w:val="2F481B96"/>
    <w:rsid w:val="2F5BBA5C"/>
    <w:rsid w:val="2F5C55C1"/>
    <w:rsid w:val="2F5E3BBA"/>
    <w:rsid w:val="2F73DB0E"/>
    <w:rsid w:val="2F7BF74B"/>
    <w:rsid w:val="2F8A3EFF"/>
    <w:rsid w:val="2FB33B4A"/>
    <w:rsid w:val="2FC7D189"/>
    <w:rsid w:val="2FCFF287"/>
    <w:rsid w:val="2FEAC0FF"/>
    <w:rsid w:val="2FF7C902"/>
    <w:rsid w:val="2FFAB4A9"/>
    <w:rsid w:val="3007C044"/>
    <w:rsid w:val="30137A3B"/>
    <w:rsid w:val="3023C802"/>
    <w:rsid w:val="30355DBD"/>
    <w:rsid w:val="30472BA6"/>
    <w:rsid w:val="304CAC6A"/>
    <w:rsid w:val="3056273C"/>
    <w:rsid w:val="3057FFBB"/>
    <w:rsid w:val="305E830F"/>
    <w:rsid w:val="306FE755"/>
    <w:rsid w:val="30792C63"/>
    <w:rsid w:val="3079A427"/>
    <w:rsid w:val="309814B8"/>
    <w:rsid w:val="309A822F"/>
    <w:rsid w:val="30B1B258"/>
    <w:rsid w:val="30D2E8E4"/>
    <w:rsid w:val="30EEDFF7"/>
    <w:rsid w:val="30F46AFC"/>
    <w:rsid w:val="30FCC89E"/>
    <w:rsid w:val="310F2760"/>
    <w:rsid w:val="312AC712"/>
    <w:rsid w:val="313BE53A"/>
    <w:rsid w:val="315F7774"/>
    <w:rsid w:val="3168E6E8"/>
    <w:rsid w:val="31755D0C"/>
    <w:rsid w:val="3175D921"/>
    <w:rsid w:val="319B0D91"/>
    <w:rsid w:val="31A26FB1"/>
    <w:rsid w:val="31BD40EC"/>
    <w:rsid w:val="31DCE0DE"/>
    <w:rsid w:val="31E90F5E"/>
    <w:rsid w:val="31F32855"/>
    <w:rsid w:val="32096E6F"/>
    <w:rsid w:val="321261A7"/>
    <w:rsid w:val="32146572"/>
    <w:rsid w:val="322CCD9D"/>
    <w:rsid w:val="32311649"/>
    <w:rsid w:val="3235718C"/>
    <w:rsid w:val="32357858"/>
    <w:rsid w:val="3242153E"/>
    <w:rsid w:val="32425612"/>
    <w:rsid w:val="325D0D8C"/>
    <w:rsid w:val="32788A2B"/>
    <w:rsid w:val="32788AB4"/>
    <w:rsid w:val="3298650F"/>
    <w:rsid w:val="32D9881C"/>
    <w:rsid w:val="32EABEF0"/>
    <w:rsid w:val="33071EAB"/>
    <w:rsid w:val="3318B3AB"/>
    <w:rsid w:val="3320BC9E"/>
    <w:rsid w:val="333A3DF6"/>
    <w:rsid w:val="3349528A"/>
    <w:rsid w:val="335C0FAB"/>
    <w:rsid w:val="335EF284"/>
    <w:rsid w:val="33B1FB0F"/>
    <w:rsid w:val="33CC8AAB"/>
    <w:rsid w:val="33E6291F"/>
    <w:rsid w:val="33F26690"/>
    <w:rsid w:val="33F45A24"/>
    <w:rsid w:val="33FA44FF"/>
    <w:rsid w:val="342FC7D7"/>
    <w:rsid w:val="34302C9D"/>
    <w:rsid w:val="34728FFA"/>
    <w:rsid w:val="347D1A74"/>
    <w:rsid w:val="347DFCA0"/>
    <w:rsid w:val="34BC8650"/>
    <w:rsid w:val="34DA0F38"/>
    <w:rsid w:val="34F4D3C8"/>
    <w:rsid w:val="34F4DCCD"/>
    <w:rsid w:val="34FE2EBD"/>
    <w:rsid w:val="3509058D"/>
    <w:rsid w:val="351F1D92"/>
    <w:rsid w:val="3521B23E"/>
    <w:rsid w:val="3522F4A0"/>
    <w:rsid w:val="352B1DE0"/>
    <w:rsid w:val="354564A9"/>
    <w:rsid w:val="3547A788"/>
    <w:rsid w:val="35489F39"/>
    <w:rsid w:val="35502B9B"/>
    <w:rsid w:val="3558A61C"/>
    <w:rsid w:val="356C2B99"/>
    <w:rsid w:val="356EB012"/>
    <w:rsid w:val="357F8013"/>
    <w:rsid w:val="3581AB66"/>
    <w:rsid w:val="3588137F"/>
    <w:rsid w:val="35884D52"/>
    <w:rsid w:val="35A1F35F"/>
    <w:rsid w:val="35BD26F0"/>
    <w:rsid w:val="35CB3F03"/>
    <w:rsid w:val="35DC785B"/>
    <w:rsid w:val="35DE11DD"/>
    <w:rsid w:val="35F04C38"/>
    <w:rsid w:val="35F850AC"/>
    <w:rsid w:val="36132E2D"/>
    <w:rsid w:val="3619D4B0"/>
    <w:rsid w:val="361EE9A4"/>
    <w:rsid w:val="36826DEB"/>
    <w:rsid w:val="369778DA"/>
    <w:rsid w:val="36A1A986"/>
    <w:rsid w:val="36D4B9EB"/>
    <w:rsid w:val="37001FEA"/>
    <w:rsid w:val="37048C66"/>
    <w:rsid w:val="3709B33F"/>
    <w:rsid w:val="370D2B5B"/>
    <w:rsid w:val="37477956"/>
    <w:rsid w:val="374E498C"/>
    <w:rsid w:val="3750C3B1"/>
    <w:rsid w:val="375E6D1F"/>
    <w:rsid w:val="37719591"/>
    <w:rsid w:val="378794EB"/>
    <w:rsid w:val="379433D1"/>
    <w:rsid w:val="379871D5"/>
    <w:rsid w:val="37C03E61"/>
    <w:rsid w:val="37C6B3EA"/>
    <w:rsid w:val="38030811"/>
    <w:rsid w:val="3809B407"/>
    <w:rsid w:val="384491CA"/>
    <w:rsid w:val="384F8478"/>
    <w:rsid w:val="38839388"/>
    <w:rsid w:val="38988070"/>
    <w:rsid w:val="38AA78F4"/>
    <w:rsid w:val="38B2424C"/>
    <w:rsid w:val="38B3E511"/>
    <w:rsid w:val="38C3E026"/>
    <w:rsid w:val="38CA5ABB"/>
    <w:rsid w:val="38D09EE4"/>
    <w:rsid w:val="38E5A610"/>
    <w:rsid w:val="38FF6DDD"/>
    <w:rsid w:val="391B6571"/>
    <w:rsid w:val="392AB467"/>
    <w:rsid w:val="3951F004"/>
    <w:rsid w:val="39553D21"/>
    <w:rsid w:val="397839A5"/>
    <w:rsid w:val="398FED87"/>
    <w:rsid w:val="399E56B5"/>
    <w:rsid w:val="39A128AE"/>
    <w:rsid w:val="39C53B7C"/>
    <w:rsid w:val="39DBBE27"/>
    <w:rsid w:val="39F5C94C"/>
    <w:rsid w:val="39FF2E47"/>
    <w:rsid w:val="3A1BC271"/>
    <w:rsid w:val="3A3E5B66"/>
    <w:rsid w:val="3A6D47E4"/>
    <w:rsid w:val="3A724EB5"/>
    <w:rsid w:val="3A8C4043"/>
    <w:rsid w:val="3A8CFC70"/>
    <w:rsid w:val="3A8E509D"/>
    <w:rsid w:val="3A9DC933"/>
    <w:rsid w:val="3ACC522D"/>
    <w:rsid w:val="3AD491BF"/>
    <w:rsid w:val="3ADCCF27"/>
    <w:rsid w:val="3ADFD02D"/>
    <w:rsid w:val="3AEE232B"/>
    <w:rsid w:val="3AEEC9B6"/>
    <w:rsid w:val="3AF7C48C"/>
    <w:rsid w:val="3B009672"/>
    <w:rsid w:val="3B0921CB"/>
    <w:rsid w:val="3B0BC0A2"/>
    <w:rsid w:val="3B14D9C8"/>
    <w:rsid w:val="3B34A03A"/>
    <w:rsid w:val="3B40B62F"/>
    <w:rsid w:val="3B47B9EE"/>
    <w:rsid w:val="3B4AA8FF"/>
    <w:rsid w:val="3B576850"/>
    <w:rsid w:val="3B8153DC"/>
    <w:rsid w:val="3B8B3BBD"/>
    <w:rsid w:val="3B8F433E"/>
    <w:rsid w:val="3BDB726B"/>
    <w:rsid w:val="3BDD6999"/>
    <w:rsid w:val="3C09C751"/>
    <w:rsid w:val="3C2F5F15"/>
    <w:rsid w:val="3C32161E"/>
    <w:rsid w:val="3C426347"/>
    <w:rsid w:val="3C448765"/>
    <w:rsid w:val="3C448CE8"/>
    <w:rsid w:val="3C6391A0"/>
    <w:rsid w:val="3C76A615"/>
    <w:rsid w:val="3C9DEC8D"/>
    <w:rsid w:val="3CBC1705"/>
    <w:rsid w:val="3CD39EEC"/>
    <w:rsid w:val="3D1E8F05"/>
    <w:rsid w:val="3D232CB1"/>
    <w:rsid w:val="3D31C48B"/>
    <w:rsid w:val="3D749CF3"/>
    <w:rsid w:val="3D77C554"/>
    <w:rsid w:val="3D7EC87B"/>
    <w:rsid w:val="3D9E9AEB"/>
    <w:rsid w:val="3DACDACA"/>
    <w:rsid w:val="3DB141F9"/>
    <w:rsid w:val="3DB6364C"/>
    <w:rsid w:val="3DBC00B0"/>
    <w:rsid w:val="3DC9E7AE"/>
    <w:rsid w:val="3DD0473D"/>
    <w:rsid w:val="3DD82BCE"/>
    <w:rsid w:val="3DF9199F"/>
    <w:rsid w:val="3E09FFBC"/>
    <w:rsid w:val="3E0CA6A7"/>
    <w:rsid w:val="3E105952"/>
    <w:rsid w:val="3E3C230E"/>
    <w:rsid w:val="3E440223"/>
    <w:rsid w:val="3E7041CF"/>
    <w:rsid w:val="3E8A7EE4"/>
    <w:rsid w:val="3E931D9B"/>
    <w:rsid w:val="3EB958D9"/>
    <w:rsid w:val="3EBAB93F"/>
    <w:rsid w:val="3EBC2686"/>
    <w:rsid w:val="3EBF3787"/>
    <w:rsid w:val="3EC96C35"/>
    <w:rsid w:val="3EC976EF"/>
    <w:rsid w:val="3ECD9521"/>
    <w:rsid w:val="3F055302"/>
    <w:rsid w:val="3F0C41AA"/>
    <w:rsid w:val="3F2300FB"/>
    <w:rsid w:val="3F2CA7A2"/>
    <w:rsid w:val="3F317747"/>
    <w:rsid w:val="3F352E88"/>
    <w:rsid w:val="3F3CCD2F"/>
    <w:rsid w:val="3F521E6E"/>
    <w:rsid w:val="3F6C3D6F"/>
    <w:rsid w:val="3F77A929"/>
    <w:rsid w:val="3F7D4120"/>
    <w:rsid w:val="3FDF9C83"/>
    <w:rsid w:val="3FE88965"/>
    <w:rsid w:val="3FEC966E"/>
    <w:rsid w:val="4002C54B"/>
    <w:rsid w:val="400F145F"/>
    <w:rsid w:val="4042DB58"/>
    <w:rsid w:val="4066BA3D"/>
    <w:rsid w:val="406D83BE"/>
    <w:rsid w:val="406EE17F"/>
    <w:rsid w:val="4070E8E2"/>
    <w:rsid w:val="4076680F"/>
    <w:rsid w:val="4078A131"/>
    <w:rsid w:val="407E8550"/>
    <w:rsid w:val="40A00A15"/>
    <w:rsid w:val="40AA2CE7"/>
    <w:rsid w:val="40C84D9E"/>
    <w:rsid w:val="40CB3A90"/>
    <w:rsid w:val="40E3EFEA"/>
    <w:rsid w:val="40F0B8F3"/>
    <w:rsid w:val="40F41D6F"/>
    <w:rsid w:val="4129AB9E"/>
    <w:rsid w:val="41304A5C"/>
    <w:rsid w:val="41312645"/>
    <w:rsid w:val="413C3593"/>
    <w:rsid w:val="413EF2ED"/>
    <w:rsid w:val="415081E9"/>
    <w:rsid w:val="416F2BD4"/>
    <w:rsid w:val="41AFCDB6"/>
    <w:rsid w:val="41B3F9F4"/>
    <w:rsid w:val="41C1A534"/>
    <w:rsid w:val="41C5C2FC"/>
    <w:rsid w:val="41F9C51F"/>
    <w:rsid w:val="42227309"/>
    <w:rsid w:val="422A1436"/>
    <w:rsid w:val="422CF858"/>
    <w:rsid w:val="42556502"/>
    <w:rsid w:val="42657CC9"/>
    <w:rsid w:val="426DFC05"/>
    <w:rsid w:val="42761ED4"/>
    <w:rsid w:val="42806D65"/>
    <w:rsid w:val="4296F868"/>
    <w:rsid w:val="42D27AB5"/>
    <w:rsid w:val="42E5E27D"/>
    <w:rsid w:val="42F2BCFB"/>
    <w:rsid w:val="430B0C7C"/>
    <w:rsid w:val="43117889"/>
    <w:rsid w:val="4315ACF9"/>
    <w:rsid w:val="431EA383"/>
    <w:rsid w:val="4323D54C"/>
    <w:rsid w:val="4330CA47"/>
    <w:rsid w:val="433C52CE"/>
    <w:rsid w:val="433E9DDA"/>
    <w:rsid w:val="434AA562"/>
    <w:rsid w:val="434DD401"/>
    <w:rsid w:val="43577626"/>
    <w:rsid w:val="4369C7F2"/>
    <w:rsid w:val="4383070E"/>
    <w:rsid w:val="438C0FCD"/>
    <w:rsid w:val="4397A2B9"/>
    <w:rsid w:val="439DD378"/>
    <w:rsid w:val="439FC959"/>
    <w:rsid w:val="43AA9B3E"/>
    <w:rsid w:val="43AE456C"/>
    <w:rsid w:val="43BFAC4E"/>
    <w:rsid w:val="43C7BF5F"/>
    <w:rsid w:val="43DE72FC"/>
    <w:rsid w:val="43E49097"/>
    <w:rsid w:val="43EF87B1"/>
    <w:rsid w:val="43FD1537"/>
    <w:rsid w:val="4402DF26"/>
    <w:rsid w:val="440CFA28"/>
    <w:rsid w:val="440F8F88"/>
    <w:rsid w:val="441A20ED"/>
    <w:rsid w:val="4420678E"/>
    <w:rsid w:val="442B4940"/>
    <w:rsid w:val="443111CC"/>
    <w:rsid w:val="4438186C"/>
    <w:rsid w:val="443D17D1"/>
    <w:rsid w:val="4441198F"/>
    <w:rsid w:val="445A1360"/>
    <w:rsid w:val="4465960F"/>
    <w:rsid w:val="447988B2"/>
    <w:rsid w:val="447A80D8"/>
    <w:rsid w:val="44823843"/>
    <w:rsid w:val="448CA8EE"/>
    <w:rsid w:val="449BAA2B"/>
    <w:rsid w:val="44A2E4A0"/>
    <w:rsid w:val="44BB7801"/>
    <w:rsid w:val="44C56278"/>
    <w:rsid w:val="44CE09FA"/>
    <w:rsid w:val="44DCB1E7"/>
    <w:rsid w:val="44F79396"/>
    <w:rsid w:val="450786C3"/>
    <w:rsid w:val="45118951"/>
    <w:rsid w:val="451473CA"/>
    <w:rsid w:val="451D9A57"/>
    <w:rsid w:val="4523EE90"/>
    <w:rsid w:val="452F9C29"/>
    <w:rsid w:val="45641108"/>
    <w:rsid w:val="45718E77"/>
    <w:rsid w:val="45721E0A"/>
    <w:rsid w:val="4577333A"/>
    <w:rsid w:val="459CBD9B"/>
    <w:rsid w:val="45A950AA"/>
    <w:rsid w:val="45B0E531"/>
    <w:rsid w:val="45B39EC8"/>
    <w:rsid w:val="45C78794"/>
    <w:rsid w:val="45D2D40F"/>
    <w:rsid w:val="45DE888A"/>
    <w:rsid w:val="45F71DC9"/>
    <w:rsid w:val="45FAB116"/>
    <w:rsid w:val="462486BC"/>
    <w:rsid w:val="464527F9"/>
    <w:rsid w:val="464FE520"/>
    <w:rsid w:val="46551A3D"/>
    <w:rsid w:val="46582932"/>
    <w:rsid w:val="4661DDBA"/>
    <w:rsid w:val="46642395"/>
    <w:rsid w:val="466633A0"/>
    <w:rsid w:val="46689E6A"/>
    <w:rsid w:val="46784F70"/>
    <w:rsid w:val="4689566F"/>
    <w:rsid w:val="46904918"/>
    <w:rsid w:val="46A31FF8"/>
    <w:rsid w:val="46C6CCBA"/>
    <w:rsid w:val="46C93675"/>
    <w:rsid w:val="46D0DC3C"/>
    <w:rsid w:val="46D2C18E"/>
    <w:rsid w:val="46E2E16B"/>
    <w:rsid w:val="46E6BCD9"/>
    <w:rsid w:val="470A3CB8"/>
    <w:rsid w:val="470B5667"/>
    <w:rsid w:val="47126C90"/>
    <w:rsid w:val="471CDF14"/>
    <w:rsid w:val="472282B3"/>
    <w:rsid w:val="47356558"/>
    <w:rsid w:val="473C57E7"/>
    <w:rsid w:val="477704E0"/>
    <w:rsid w:val="477D9FA3"/>
    <w:rsid w:val="47881875"/>
    <w:rsid w:val="478F2D9D"/>
    <w:rsid w:val="47945595"/>
    <w:rsid w:val="479B2CC7"/>
    <w:rsid w:val="47A9DF55"/>
    <w:rsid w:val="47D67D04"/>
    <w:rsid w:val="47D79EE3"/>
    <w:rsid w:val="47EA5813"/>
    <w:rsid w:val="47EF8741"/>
    <w:rsid w:val="4811F89F"/>
    <w:rsid w:val="481588FD"/>
    <w:rsid w:val="48230617"/>
    <w:rsid w:val="48879BB7"/>
    <w:rsid w:val="489BE296"/>
    <w:rsid w:val="489E3D19"/>
    <w:rsid w:val="48B35671"/>
    <w:rsid w:val="48D44D42"/>
    <w:rsid w:val="48F1CC9C"/>
    <w:rsid w:val="4911064B"/>
    <w:rsid w:val="4912EF6C"/>
    <w:rsid w:val="492369B1"/>
    <w:rsid w:val="49645DB9"/>
    <w:rsid w:val="496C95C3"/>
    <w:rsid w:val="496DBA6E"/>
    <w:rsid w:val="49ABFE6C"/>
    <w:rsid w:val="49B89DC2"/>
    <w:rsid w:val="49C5DA91"/>
    <w:rsid w:val="49D57ADE"/>
    <w:rsid w:val="49F3333C"/>
    <w:rsid w:val="49F48101"/>
    <w:rsid w:val="4A02EDF6"/>
    <w:rsid w:val="4A32D49E"/>
    <w:rsid w:val="4A4B4E21"/>
    <w:rsid w:val="4A527D91"/>
    <w:rsid w:val="4A570193"/>
    <w:rsid w:val="4A76583F"/>
    <w:rsid w:val="4AAE6E38"/>
    <w:rsid w:val="4AD36014"/>
    <w:rsid w:val="4AE570CA"/>
    <w:rsid w:val="4AF0D420"/>
    <w:rsid w:val="4AF8139F"/>
    <w:rsid w:val="4B0E79BB"/>
    <w:rsid w:val="4B0F55E0"/>
    <w:rsid w:val="4B26516D"/>
    <w:rsid w:val="4B2DAF8C"/>
    <w:rsid w:val="4B4111A0"/>
    <w:rsid w:val="4B5BE643"/>
    <w:rsid w:val="4B60421D"/>
    <w:rsid w:val="4B723CF4"/>
    <w:rsid w:val="4B8997EC"/>
    <w:rsid w:val="4BA20C87"/>
    <w:rsid w:val="4BABF27B"/>
    <w:rsid w:val="4BBFC7D5"/>
    <w:rsid w:val="4BE7F734"/>
    <w:rsid w:val="4BE7F9BE"/>
    <w:rsid w:val="4BF0E8C1"/>
    <w:rsid w:val="4C13ED99"/>
    <w:rsid w:val="4C29A47E"/>
    <w:rsid w:val="4C3D069E"/>
    <w:rsid w:val="4C3F0E1D"/>
    <w:rsid w:val="4C4AF222"/>
    <w:rsid w:val="4C57F559"/>
    <w:rsid w:val="4C60E25B"/>
    <w:rsid w:val="4C651969"/>
    <w:rsid w:val="4C685196"/>
    <w:rsid w:val="4C9313CA"/>
    <w:rsid w:val="4C9747C5"/>
    <w:rsid w:val="4CA0C347"/>
    <w:rsid w:val="4CA4F86A"/>
    <w:rsid w:val="4CABD71D"/>
    <w:rsid w:val="4CAEF4F6"/>
    <w:rsid w:val="4CB2A6A6"/>
    <w:rsid w:val="4CBB38B0"/>
    <w:rsid w:val="4CC9CA5B"/>
    <w:rsid w:val="4CD80123"/>
    <w:rsid w:val="4CDBA6B9"/>
    <w:rsid w:val="4D284D43"/>
    <w:rsid w:val="4D5ABE43"/>
    <w:rsid w:val="4D7DAAC6"/>
    <w:rsid w:val="4D7F1F81"/>
    <w:rsid w:val="4DAB1E4C"/>
    <w:rsid w:val="4DAFE66E"/>
    <w:rsid w:val="4DC9F98A"/>
    <w:rsid w:val="4DD2335A"/>
    <w:rsid w:val="4DD56A99"/>
    <w:rsid w:val="4DEBBD6B"/>
    <w:rsid w:val="4DF116AA"/>
    <w:rsid w:val="4DF5B03A"/>
    <w:rsid w:val="4E124743"/>
    <w:rsid w:val="4E171AA0"/>
    <w:rsid w:val="4E2ABA42"/>
    <w:rsid w:val="4E392DC4"/>
    <w:rsid w:val="4E4F6B4A"/>
    <w:rsid w:val="4E53C5D2"/>
    <w:rsid w:val="4E5909C8"/>
    <w:rsid w:val="4E60B10F"/>
    <w:rsid w:val="4E6BBE28"/>
    <w:rsid w:val="4E9E7098"/>
    <w:rsid w:val="4EA823CA"/>
    <w:rsid w:val="4EA9DB06"/>
    <w:rsid w:val="4EABA4AB"/>
    <w:rsid w:val="4EB42139"/>
    <w:rsid w:val="4EC83C75"/>
    <w:rsid w:val="4EF0939D"/>
    <w:rsid w:val="4F013149"/>
    <w:rsid w:val="4F04646B"/>
    <w:rsid w:val="4F254BCF"/>
    <w:rsid w:val="4F2FD6BE"/>
    <w:rsid w:val="4FB91F86"/>
    <w:rsid w:val="4FBD3ECF"/>
    <w:rsid w:val="4FC184FA"/>
    <w:rsid w:val="4FC91763"/>
    <w:rsid w:val="4FF316C6"/>
    <w:rsid w:val="4FFF9C4F"/>
    <w:rsid w:val="50080C0C"/>
    <w:rsid w:val="500DED7F"/>
    <w:rsid w:val="50230EAF"/>
    <w:rsid w:val="50274C24"/>
    <w:rsid w:val="502B0D57"/>
    <w:rsid w:val="503296F5"/>
    <w:rsid w:val="5037DA52"/>
    <w:rsid w:val="504D1182"/>
    <w:rsid w:val="5050674C"/>
    <w:rsid w:val="5056D178"/>
    <w:rsid w:val="50597784"/>
    <w:rsid w:val="505A984F"/>
    <w:rsid w:val="5074A8F8"/>
    <w:rsid w:val="509E8300"/>
    <w:rsid w:val="50D4B09A"/>
    <w:rsid w:val="50DB74CC"/>
    <w:rsid w:val="50F22E23"/>
    <w:rsid w:val="50F4ECD3"/>
    <w:rsid w:val="50FE3D9E"/>
    <w:rsid w:val="51054076"/>
    <w:rsid w:val="51197BCD"/>
    <w:rsid w:val="511DF531"/>
    <w:rsid w:val="51224894"/>
    <w:rsid w:val="512714C1"/>
    <w:rsid w:val="512E347A"/>
    <w:rsid w:val="513B69EF"/>
    <w:rsid w:val="513E2644"/>
    <w:rsid w:val="513E973C"/>
    <w:rsid w:val="515AEA00"/>
    <w:rsid w:val="51680ED9"/>
    <w:rsid w:val="51B1899C"/>
    <w:rsid w:val="51B63E02"/>
    <w:rsid w:val="51C31135"/>
    <w:rsid w:val="51D8D743"/>
    <w:rsid w:val="51FED43E"/>
    <w:rsid w:val="520843FE"/>
    <w:rsid w:val="5217BF3D"/>
    <w:rsid w:val="521F40B4"/>
    <w:rsid w:val="52219245"/>
    <w:rsid w:val="52251621"/>
    <w:rsid w:val="5246A516"/>
    <w:rsid w:val="52541B52"/>
    <w:rsid w:val="525576C0"/>
    <w:rsid w:val="52607829"/>
    <w:rsid w:val="52881B56"/>
    <w:rsid w:val="528CC3DB"/>
    <w:rsid w:val="5290CF9B"/>
    <w:rsid w:val="52914209"/>
    <w:rsid w:val="5297A8E0"/>
    <w:rsid w:val="52987692"/>
    <w:rsid w:val="52AA9BDA"/>
    <w:rsid w:val="52B0B7F6"/>
    <w:rsid w:val="52CC90E3"/>
    <w:rsid w:val="52E5E897"/>
    <w:rsid w:val="531A1A9A"/>
    <w:rsid w:val="53222C4A"/>
    <w:rsid w:val="5328B2EA"/>
    <w:rsid w:val="5330DF1D"/>
    <w:rsid w:val="5340C755"/>
    <w:rsid w:val="5378665C"/>
    <w:rsid w:val="537EE789"/>
    <w:rsid w:val="538C0BFB"/>
    <w:rsid w:val="53A69513"/>
    <w:rsid w:val="53B1757E"/>
    <w:rsid w:val="53C9169F"/>
    <w:rsid w:val="53D85893"/>
    <w:rsid w:val="53DEDA91"/>
    <w:rsid w:val="53E042EE"/>
    <w:rsid w:val="53EEB957"/>
    <w:rsid w:val="53F1D8E8"/>
    <w:rsid w:val="541A046B"/>
    <w:rsid w:val="5441641A"/>
    <w:rsid w:val="5442605B"/>
    <w:rsid w:val="5446E234"/>
    <w:rsid w:val="5462E2B9"/>
    <w:rsid w:val="547BF50B"/>
    <w:rsid w:val="549D6227"/>
    <w:rsid w:val="54AE5905"/>
    <w:rsid w:val="54AFC33A"/>
    <w:rsid w:val="54BD5D57"/>
    <w:rsid w:val="54C302D1"/>
    <w:rsid w:val="54C5252A"/>
    <w:rsid w:val="54CDAEC4"/>
    <w:rsid w:val="54EFE368"/>
    <w:rsid w:val="550586DE"/>
    <w:rsid w:val="5528B354"/>
    <w:rsid w:val="556141E8"/>
    <w:rsid w:val="55A0007F"/>
    <w:rsid w:val="55B7DBC1"/>
    <w:rsid w:val="55BF13EE"/>
    <w:rsid w:val="55DEB537"/>
    <w:rsid w:val="55E590D1"/>
    <w:rsid w:val="55EDF1F4"/>
    <w:rsid w:val="55FA183F"/>
    <w:rsid w:val="564AC6C2"/>
    <w:rsid w:val="564F659A"/>
    <w:rsid w:val="565BFC97"/>
    <w:rsid w:val="5681FA0D"/>
    <w:rsid w:val="56935413"/>
    <w:rsid w:val="56A6D0AD"/>
    <w:rsid w:val="56A9C947"/>
    <w:rsid w:val="56BED52F"/>
    <w:rsid w:val="56FAC565"/>
    <w:rsid w:val="570388CB"/>
    <w:rsid w:val="5708D152"/>
    <w:rsid w:val="571D3801"/>
    <w:rsid w:val="57213015"/>
    <w:rsid w:val="57233024"/>
    <w:rsid w:val="5731B2E0"/>
    <w:rsid w:val="574B6A50"/>
    <w:rsid w:val="574F6226"/>
    <w:rsid w:val="57668148"/>
    <w:rsid w:val="577A3BA5"/>
    <w:rsid w:val="57813626"/>
    <w:rsid w:val="57AF1812"/>
    <w:rsid w:val="57C55DC4"/>
    <w:rsid w:val="57E5DAE4"/>
    <w:rsid w:val="57E7B39D"/>
    <w:rsid w:val="57F0831A"/>
    <w:rsid w:val="58574714"/>
    <w:rsid w:val="586CDB28"/>
    <w:rsid w:val="586DEA65"/>
    <w:rsid w:val="586F38DA"/>
    <w:rsid w:val="58705C14"/>
    <w:rsid w:val="58988A7A"/>
    <w:rsid w:val="58AFBA0F"/>
    <w:rsid w:val="58B5802C"/>
    <w:rsid w:val="58BEC836"/>
    <w:rsid w:val="58C45003"/>
    <w:rsid w:val="590EA8C7"/>
    <w:rsid w:val="5914B73A"/>
    <w:rsid w:val="593DB514"/>
    <w:rsid w:val="596BDFE0"/>
    <w:rsid w:val="5981123D"/>
    <w:rsid w:val="598F0C64"/>
    <w:rsid w:val="59967B1A"/>
    <w:rsid w:val="5997D60A"/>
    <w:rsid w:val="599C6C14"/>
    <w:rsid w:val="59A15C17"/>
    <w:rsid w:val="59C7A9C0"/>
    <w:rsid w:val="59DC4731"/>
    <w:rsid w:val="59E80713"/>
    <w:rsid w:val="59F5B41B"/>
    <w:rsid w:val="5A10EC35"/>
    <w:rsid w:val="5A1A719C"/>
    <w:rsid w:val="5A416AA5"/>
    <w:rsid w:val="5A4730A1"/>
    <w:rsid w:val="5A47A019"/>
    <w:rsid w:val="5A4982CA"/>
    <w:rsid w:val="5A49DD54"/>
    <w:rsid w:val="5A59C281"/>
    <w:rsid w:val="5A76A1DD"/>
    <w:rsid w:val="5A8852BE"/>
    <w:rsid w:val="5A91398D"/>
    <w:rsid w:val="5A97DAC5"/>
    <w:rsid w:val="5ACC3BBA"/>
    <w:rsid w:val="5ACCCFF4"/>
    <w:rsid w:val="5AF35AEF"/>
    <w:rsid w:val="5B164042"/>
    <w:rsid w:val="5B2565B2"/>
    <w:rsid w:val="5B25C414"/>
    <w:rsid w:val="5B25F269"/>
    <w:rsid w:val="5B7D4AC3"/>
    <w:rsid w:val="5B9AB78B"/>
    <w:rsid w:val="5BB5DF08"/>
    <w:rsid w:val="5BC207AA"/>
    <w:rsid w:val="5BEEE30C"/>
    <w:rsid w:val="5C031E70"/>
    <w:rsid w:val="5C0BC2A4"/>
    <w:rsid w:val="5C141D9B"/>
    <w:rsid w:val="5C155D2F"/>
    <w:rsid w:val="5C300775"/>
    <w:rsid w:val="5C33CE0B"/>
    <w:rsid w:val="5C5F9AF1"/>
    <w:rsid w:val="5C862BE3"/>
    <w:rsid w:val="5C864966"/>
    <w:rsid w:val="5C86694F"/>
    <w:rsid w:val="5C95B68A"/>
    <w:rsid w:val="5CA0866F"/>
    <w:rsid w:val="5CCCE6BB"/>
    <w:rsid w:val="5CFC2442"/>
    <w:rsid w:val="5D180057"/>
    <w:rsid w:val="5D1AF848"/>
    <w:rsid w:val="5D1FE352"/>
    <w:rsid w:val="5D34217E"/>
    <w:rsid w:val="5D38381E"/>
    <w:rsid w:val="5D3ED6D0"/>
    <w:rsid w:val="5D519182"/>
    <w:rsid w:val="5D5EFEBC"/>
    <w:rsid w:val="5D631167"/>
    <w:rsid w:val="5D741D3C"/>
    <w:rsid w:val="5DA5017A"/>
    <w:rsid w:val="5DB9B81F"/>
    <w:rsid w:val="5DBD8DA7"/>
    <w:rsid w:val="5DCC553C"/>
    <w:rsid w:val="5DD650E8"/>
    <w:rsid w:val="5DF0E0E3"/>
    <w:rsid w:val="5DFC8812"/>
    <w:rsid w:val="5E10C9EC"/>
    <w:rsid w:val="5E29E0A2"/>
    <w:rsid w:val="5E5B4712"/>
    <w:rsid w:val="5E714BF9"/>
    <w:rsid w:val="5EA9AB5F"/>
    <w:rsid w:val="5EC33AA0"/>
    <w:rsid w:val="5EFD95FF"/>
    <w:rsid w:val="5F1B3FE5"/>
    <w:rsid w:val="5F1BB9DD"/>
    <w:rsid w:val="5F1DE8F7"/>
    <w:rsid w:val="5F3F425F"/>
    <w:rsid w:val="5F4A3BCE"/>
    <w:rsid w:val="5F4E9B88"/>
    <w:rsid w:val="5F508E61"/>
    <w:rsid w:val="5F6CD266"/>
    <w:rsid w:val="5F777DB3"/>
    <w:rsid w:val="5F7DF1BF"/>
    <w:rsid w:val="5F8A4B93"/>
    <w:rsid w:val="5F969E0F"/>
    <w:rsid w:val="5F99ADB3"/>
    <w:rsid w:val="5FCABDBF"/>
    <w:rsid w:val="5FCB943A"/>
    <w:rsid w:val="5FCFD587"/>
    <w:rsid w:val="5FF497B1"/>
    <w:rsid w:val="5FF60D53"/>
    <w:rsid w:val="5FFC5DEB"/>
    <w:rsid w:val="600BE48E"/>
    <w:rsid w:val="60227060"/>
    <w:rsid w:val="6026B2F8"/>
    <w:rsid w:val="60349898"/>
    <w:rsid w:val="603641B8"/>
    <w:rsid w:val="603E4F87"/>
    <w:rsid w:val="6054A65C"/>
    <w:rsid w:val="607315C6"/>
    <w:rsid w:val="607347E8"/>
    <w:rsid w:val="6087C1BB"/>
    <w:rsid w:val="60935F8D"/>
    <w:rsid w:val="6095E710"/>
    <w:rsid w:val="60ACF92F"/>
    <w:rsid w:val="60AE1B4A"/>
    <w:rsid w:val="60AF8878"/>
    <w:rsid w:val="60B04C86"/>
    <w:rsid w:val="60B716F7"/>
    <w:rsid w:val="60D5286B"/>
    <w:rsid w:val="60DB9393"/>
    <w:rsid w:val="60F4B1DA"/>
    <w:rsid w:val="60F662EA"/>
    <w:rsid w:val="60F86354"/>
    <w:rsid w:val="60FAA579"/>
    <w:rsid w:val="61221529"/>
    <w:rsid w:val="61240526"/>
    <w:rsid w:val="6137B781"/>
    <w:rsid w:val="613F75CF"/>
    <w:rsid w:val="61421D53"/>
    <w:rsid w:val="61659871"/>
    <w:rsid w:val="6185596F"/>
    <w:rsid w:val="61915A4C"/>
    <w:rsid w:val="619B3DC0"/>
    <w:rsid w:val="61A1C890"/>
    <w:rsid w:val="61A2A6E6"/>
    <w:rsid w:val="61A34B41"/>
    <w:rsid w:val="61B76FA9"/>
    <w:rsid w:val="61D60AE8"/>
    <w:rsid w:val="61D6A82C"/>
    <w:rsid w:val="61D938B9"/>
    <w:rsid w:val="61E02E9D"/>
    <w:rsid w:val="61E3B783"/>
    <w:rsid w:val="61E9FF46"/>
    <w:rsid w:val="61EAEA08"/>
    <w:rsid w:val="61EFB876"/>
    <w:rsid w:val="61F3CD2E"/>
    <w:rsid w:val="62200379"/>
    <w:rsid w:val="6225AE52"/>
    <w:rsid w:val="62389E0C"/>
    <w:rsid w:val="623C60A4"/>
    <w:rsid w:val="6288C27C"/>
    <w:rsid w:val="62925527"/>
    <w:rsid w:val="62A65C4F"/>
    <w:rsid w:val="62B02520"/>
    <w:rsid w:val="62BA7020"/>
    <w:rsid w:val="62DCD7A5"/>
    <w:rsid w:val="62E57899"/>
    <w:rsid w:val="63044786"/>
    <w:rsid w:val="634CB4D5"/>
    <w:rsid w:val="634E972C"/>
    <w:rsid w:val="63591103"/>
    <w:rsid w:val="637EED31"/>
    <w:rsid w:val="63A9B2EA"/>
    <w:rsid w:val="63B389AB"/>
    <w:rsid w:val="63C25BB6"/>
    <w:rsid w:val="63E12819"/>
    <w:rsid w:val="63E33D12"/>
    <w:rsid w:val="63F6E1A3"/>
    <w:rsid w:val="641BE16A"/>
    <w:rsid w:val="64445B59"/>
    <w:rsid w:val="644763A0"/>
    <w:rsid w:val="644D77F7"/>
    <w:rsid w:val="6461B7F3"/>
    <w:rsid w:val="647DDAA9"/>
    <w:rsid w:val="6487493D"/>
    <w:rsid w:val="648B190D"/>
    <w:rsid w:val="648B5D54"/>
    <w:rsid w:val="648E7BE5"/>
    <w:rsid w:val="6496C734"/>
    <w:rsid w:val="64982BD2"/>
    <w:rsid w:val="64A9C3A2"/>
    <w:rsid w:val="64AE7E78"/>
    <w:rsid w:val="64BA6323"/>
    <w:rsid w:val="64CE18EF"/>
    <w:rsid w:val="64FC45FD"/>
    <w:rsid w:val="65133A1F"/>
    <w:rsid w:val="652208C0"/>
    <w:rsid w:val="652BE9FD"/>
    <w:rsid w:val="653606F5"/>
    <w:rsid w:val="6556B100"/>
    <w:rsid w:val="6594A87C"/>
    <w:rsid w:val="65A88FBA"/>
    <w:rsid w:val="65BB09DE"/>
    <w:rsid w:val="65C08FAA"/>
    <w:rsid w:val="65CC5620"/>
    <w:rsid w:val="65E160D9"/>
    <w:rsid w:val="65EE5C4A"/>
    <w:rsid w:val="65F99BEF"/>
    <w:rsid w:val="65FB9FC9"/>
    <w:rsid w:val="6611EB32"/>
    <w:rsid w:val="661B5817"/>
    <w:rsid w:val="6620B252"/>
    <w:rsid w:val="66331D75"/>
    <w:rsid w:val="6639F7C9"/>
    <w:rsid w:val="663FF175"/>
    <w:rsid w:val="6651476B"/>
    <w:rsid w:val="6651722F"/>
    <w:rsid w:val="6655232D"/>
    <w:rsid w:val="66578527"/>
    <w:rsid w:val="6679090C"/>
    <w:rsid w:val="66882E22"/>
    <w:rsid w:val="668856C9"/>
    <w:rsid w:val="668E9F28"/>
    <w:rsid w:val="669900B9"/>
    <w:rsid w:val="66A65C1D"/>
    <w:rsid w:val="66A99714"/>
    <w:rsid w:val="66DA7FF9"/>
    <w:rsid w:val="66E40C42"/>
    <w:rsid w:val="66E45C8C"/>
    <w:rsid w:val="66F523BF"/>
    <w:rsid w:val="6722EA74"/>
    <w:rsid w:val="674259FB"/>
    <w:rsid w:val="674E628D"/>
    <w:rsid w:val="6753CB2D"/>
    <w:rsid w:val="675CBACD"/>
    <w:rsid w:val="6760F5E5"/>
    <w:rsid w:val="676131B8"/>
    <w:rsid w:val="67688963"/>
    <w:rsid w:val="676F1C41"/>
    <w:rsid w:val="677B6756"/>
    <w:rsid w:val="6782CE49"/>
    <w:rsid w:val="6783B518"/>
    <w:rsid w:val="6796AFD6"/>
    <w:rsid w:val="679EEB84"/>
    <w:rsid w:val="67CF136C"/>
    <w:rsid w:val="67D2C8C4"/>
    <w:rsid w:val="67DEEC4E"/>
    <w:rsid w:val="67E03154"/>
    <w:rsid w:val="67E5B0F3"/>
    <w:rsid w:val="680385E0"/>
    <w:rsid w:val="681D0635"/>
    <w:rsid w:val="68320A32"/>
    <w:rsid w:val="683363F1"/>
    <w:rsid w:val="683F2EDB"/>
    <w:rsid w:val="6842140C"/>
    <w:rsid w:val="68434053"/>
    <w:rsid w:val="6857BA71"/>
    <w:rsid w:val="6858FE74"/>
    <w:rsid w:val="686EE02C"/>
    <w:rsid w:val="687F654C"/>
    <w:rsid w:val="688F44F1"/>
    <w:rsid w:val="6895A3B0"/>
    <w:rsid w:val="68C69906"/>
    <w:rsid w:val="68CD6B5E"/>
    <w:rsid w:val="68D4293B"/>
    <w:rsid w:val="68D6F540"/>
    <w:rsid w:val="68D7C478"/>
    <w:rsid w:val="68EADADB"/>
    <w:rsid w:val="68F618DF"/>
    <w:rsid w:val="68F78D28"/>
    <w:rsid w:val="690BC6FE"/>
    <w:rsid w:val="69271BBB"/>
    <w:rsid w:val="6929204B"/>
    <w:rsid w:val="693DBF39"/>
    <w:rsid w:val="69402AA5"/>
    <w:rsid w:val="69407D64"/>
    <w:rsid w:val="6952BEE3"/>
    <w:rsid w:val="6964B656"/>
    <w:rsid w:val="69739AF2"/>
    <w:rsid w:val="69885167"/>
    <w:rsid w:val="6992D5A3"/>
    <w:rsid w:val="699625E2"/>
    <w:rsid w:val="69AF4E28"/>
    <w:rsid w:val="69CC6467"/>
    <w:rsid w:val="69E48DA4"/>
    <w:rsid w:val="69E5BE04"/>
    <w:rsid w:val="69F11CC2"/>
    <w:rsid w:val="69F519AF"/>
    <w:rsid w:val="69F6F7AE"/>
    <w:rsid w:val="6A0806FE"/>
    <w:rsid w:val="6A1DE1D1"/>
    <w:rsid w:val="6A40FC6E"/>
    <w:rsid w:val="6A548047"/>
    <w:rsid w:val="6A7AA2FB"/>
    <w:rsid w:val="6ABC8037"/>
    <w:rsid w:val="6AC0ABBD"/>
    <w:rsid w:val="6ACAE487"/>
    <w:rsid w:val="6ACDE2B0"/>
    <w:rsid w:val="6AD87AA4"/>
    <w:rsid w:val="6AF4F072"/>
    <w:rsid w:val="6AF7E41B"/>
    <w:rsid w:val="6AFB7351"/>
    <w:rsid w:val="6AFC7320"/>
    <w:rsid w:val="6B117092"/>
    <w:rsid w:val="6B295514"/>
    <w:rsid w:val="6B3974B6"/>
    <w:rsid w:val="6B3F29FC"/>
    <w:rsid w:val="6B74C306"/>
    <w:rsid w:val="6B76D717"/>
    <w:rsid w:val="6B7972F5"/>
    <w:rsid w:val="6B7A08C1"/>
    <w:rsid w:val="6B8206D2"/>
    <w:rsid w:val="6B866143"/>
    <w:rsid w:val="6B956400"/>
    <w:rsid w:val="6BB461CB"/>
    <w:rsid w:val="6BB5191F"/>
    <w:rsid w:val="6BB7946F"/>
    <w:rsid w:val="6BC12715"/>
    <w:rsid w:val="6C01DE28"/>
    <w:rsid w:val="6C170FA2"/>
    <w:rsid w:val="6C1FDA4D"/>
    <w:rsid w:val="6C212677"/>
    <w:rsid w:val="6C380274"/>
    <w:rsid w:val="6C4308F0"/>
    <w:rsid w:val="6C558600"/>
    <w:rsid w:val="6C5AF4C3"/>
    <w:rsid w:val="6C6AAF7E"/>
    <w:rsid w:val="6C763E74"/>
    <w:rsid w:val="6CA1BB76"/>
    <w:rsid w:val="6CDC6965"/>
    <w:rsid w:val="6D02B44E"/>
    <w:rsid w:val="6D0323F5"/>
    <w:rsid w:val="6D096D7A"/>
    <w:rsid w:val="6D0A7A2F"/>
    <w:rsid w:val="6D404BC3"/>
    <w:rsid w:val="6D514532"/>
    <w:rsid w:val="6D58E732"/>
    <w:rsid w:val="6D5C3991"/>
    <w:rsid w:val="6D6E9563"/>
    <w:rsid w:val="6D7E8F9E"/>
    <w:rsid w:val="6D87FDEE"/>
    <w:rsid w:val="6DAB37E9"/>
    <w:rsid w:val="6DB11CD2"/>
    <w:rsid w:val="6DC05476"/>
    <w:rsid w:val="6DC44501"/>
    <w:rsid w:val="6DC446A1"/>
    <w:rsid w:val="6E01367F"/>
    <w:rsid w:val="6E04E658"/>
    <w:rsid w:val="6E0BBCF7"/>
    <w:rsid w:val="6E0E4EA2"/>
    <w:rsid w:val="6E1679F5"/>
    <w:rsid w:val="6E513DEE"/>
    <w:rsid w:val="6E651F76"/>
    <w:rsid w:val="6ECB90A2"/>
    <w:rsid w:val="6ED99818"/>
    <w:rsid w:val="6EDF09D2"/>
    <w:rsid w:val="6EF792DC"/>
    <w:rsid w:val="6F25B594"/>
    <w:rsid w:val="6F31A0C5"/>
    <w:rsid w:val="6F38C95E"/>
    <w:rsid w:val="6F4ACC7B"/>
    <w:rsid w:val="6F97C62C"/>
    <w:rsid w:val="6FAFA398"/>
    <w:rsid w:val="6FB18F90"/>
    <w:rsid w:val="6FBA9F1C"/>
    <w:rsid w:val="6FBBB655"/>
    <w:rsid w:val="6FC304DF"/>
    <w:rsid w:val="6FC63961"/>
    <w:rsid w:val="6FD68BFE"/>
    <w:rsid w:val="6FED582C"/>
    <w:rsid w:val="70081E47"/>
    <w:rsid w:val="70223CDB"/>
    <w:rsid w:val="702CE1A9"/>
    <w:rsid w:val="70408E4D"/>
    <w:rsid w:val="705A16A9"/>
    <w:rsid w:val="708F9B84"/>
    <w:rsid w:val="709E861A"/>
    <w:rsid w:val="70A947E9"/>
    <w:rsid w:val="70B6D31E"/>
    <w:rsid w:val="70CD8C25"/>
    <w:rsid w:val="70D3F7E4"/>
    <w:rsid w:val="70E9EFBD"/>
    <w:rsid w:val="71327E6B"/>
    <w:rsid w:val="71373767"/>
    <w:rsid w:val="71535996"/>
    <w:rsid w:val="71587704"/>
    <w:rsid w:val="715DA821"/>
    <w:rsid w:val="7165827D"/>
    <w:rsid w:val="717237C4"/>
    <w:rsid w:val="7190E220"/>
    <w:rsid w:val="719EF411"/>
    <w:rsid w:val="71A9181E"/>
    <w:rsid w:val="71A9DD16"/>
    <w:rsid w:val="71B377DC"/>
    <w:rsid w:val="71B952B7"/>
    <w:rsid w:val="71C8A2C3"/>
    <w:rsid w:val="71D213C4"/>
    <w:rsid w:val="71D49558"/>
    <w:rsid w:val="71E06D35"/>
    <w:rsid w:val="71EB3096"/>
    <w:rsid w:val="7208D081"/>
    <w:rsid w:val="722C60B0"/>
    <w:rsid w:val="724BA3B4"/>
    <w:rsid w:val="7264A376"/>
    <w:rsid w:val="7268EDAC"/>
    <w:rsid w:val="726DA406"/>
    <w:rsid w:val="72726688"/>
    <w:rsid w:val="727C3757"/>
    <w:rsid w:val="7283957A"/>
    <w:rsid w:val="729BAF3E"/>
    <w:rsid w:val="72A8D2AF"/>
    <w:rsid w:val="72C38806"/>
    <w:rsid w:val="72C80072"/>
    <w:rsid w:val="72DE263A"/>
    <w:rsid w:val="72F5A7A9"/>
    <w:rsid w:val="7301899B"/>
    <w:rsid w:val="7304B78F"/>
    <w:rsid w:val="730FB96D"/>
    <w:rsid w:val="731FD852"/>
    <w:rsid w:val="732958F0"/>
    <w:rsid w:val="733036E5"/>
    <w:rsid w:val="7337A0CF"/>
    <w:rsid w:val="7343B4FB"/>
    <w:rsid w:val="73587CF5"/>
    <w:rsid w:val="735DD900"/>
    <w:rsid w:val="735F04CC"/>
    <w:rsid w:val="73913145"/>
    <w:rsid w:val="739972C7"/>
    <w:rsid w:val="73D20C5D"/>
    <w:rsid w:val="73F9EA16"/>
    <w:rsid w:val="740C7EEC"/>
    <w:rsid w:val="741F8D99"/>
    <w:rsid w:val="743714E2"/>
    <w:rsid w:val="744E0465"/>
    <w:rsid w:val="74561947"/>
    <w:rsid w:val="746EA1F1"/>
    <w:rsid w:val="7479BA12"/>
    <w:rsid w:val="74A74CD7"/>
    <w:rsid w:val="74B52F50"/>
    <w:rsid w:val="74C5AF34"/>
    <w:rsid w:val="74DE81C6"/>
    <w:rsid w:val="74F4032B"/>
    <w:rsid w:val="757A1A14"/>
    <w:rsid w:val="75834C22"/>
    <w:rsid w:val="7585B46D"/>
    <w:rsid w:val="758D8D95"/>
    <w:rsid w:val="75A4B735"/>
    <w:rsid w:val="75C2CDF7"/>
    <w:rsid w:val="75D45324"/>
    <w:rsid w:val="75ED66B3"/>
    <w:rsid w:val="75FAB146"/>
    <w:rsid w:val="75FF9845"/>
    <w:rsid w:val="7628643B"/>
    <w:rsid w:val="762D6E77"/>
    <w:rsid w:val="7656416D"/>
    <w:rsid w:val="765A1752"/>
    <w:rsid w:val="76615232"/>
    <w:rsid w:val="7662A487"/>
    <w:rsid w:val="7662DFC5"/>
    <w:rsid w:val="76679B9C"/>
    <w:rsid w:val="766ACAA6"/>
    <w:rsid w:val="767ABFA4"/>
    <w:rsid w:val="767F5432"/>
    <w:rsid w:val="7694BA67"/>
    <w:rsid w:val="769C56D3"/>
    <w:rsid w:val="76C3FCF2"/>
    <w:rsid w:val="76E78C95"/>
    <w:rsid w:val="77187EB8"/>
    <w:rsid w:val="771AA86A"/>
    <w:rsid w:val="77230A35"/>
    <w:rsid w:val="7725635C"/>
    <w:rsid w:val="772585DF"/>
    <w:rsid w:val="7727CD3C"/>
    <w:rsid w:val="772C649A"/>
    <w:rsid w:val="773321E8"/>
    <w:rsid w:val="774B0B0C"/>
    <w:rsid w:val="7791B8BF"/>
    <w:rsid w:val="77B388D6"/>
    <w:rsid w:val="77D0FADC"/>
    <w:rsid w:val="77DE0CBA"/>
    <w:rsid w:val="77FC0D9B"/>
    <w:rsid w:val="7802E475"/>
    <w:rsid w:val="78089536"/>
    <w:rsid w:val="7839330C"/>
    <w:rsid w:val="78458D4F"/>
    <w:rsid w:val="7850D204"/>
    <w:rsid w:val="7871994B"/>
    <w:rsid w:val="78847953"/>
    <w:rsid w:val="78861EB4"/>
    <w:rsid w:val="788A562A"/>
    <w:rsid w:val="788E67F1"/>
    <w:rsid w:val="78A811CE"/>
    <w:rsid w:val="78ADDEBC"/>
    <w:rsid w:val="78C3758A"/>
    <w:rsid w:val="78EBEA3F"/>
    <w:rsid w:val="78F3966B"/>
    <w:rsid w:val="7919F7A2"/>
    <w:rsid w:val="7951D3AA"/>
    <w:rsid w:val="7952E371"/>
    <w:rsid w:val="7956D627"/>
    <w:rsid w:val="797ADF39"/>
    <w:rsid w:val="79807F9C"/>
    <w:rsid w:val="7996B42E"/>
    <w:rsid w:val="79A945C8"/>
    <w:rsid w:val="79E2EA93"/>
    <w:rsid w:val="79EF60D6"/>
    <w:rsid w:val="79FC6F69"/>
    <w:rsid w:val="79FCC7A8"/>
    <w:rsid w:val="7A05E734"/>
    <w:rsid w:val="7A0FA4DE"/>
    <w:rsid w:val="7A1183E0"/>
    <w:rsid w:val="7A1AD3AB"/>
    <w:rsid w:val="7A34AA36"/>
    <w:rsid w:val="7A43535E"/>
    <w:rsid w:val="7A5905E7"/>
    <w:rsid w:val="7A620262"/>
    <w:rsid w:val="7A6ED374"/>
    <w:rsid w:val="7A9EF982"/>
    <w:rsid w:val="7ABE511C"/>
    <w:rsid w:val="7ACC7F81"/>
    <w:rsid w:val="7ADEB514"/>
    <w:rsid w:val="7AF5FDDB"/>
    <w:rsid w:val="7AFE843E"/>
    <w:rsid w:val="7B18C290"/>
    <w:rsid w:val="7B258CB0"/>
    <w:rsid w:val="7B286BA7"/>
    <w:rsid w:val="7B354A34"/>
    <w:rsid w:val="7B43AB21"/>
    <w:rsid w:val="7B5D9C6F"/>
    <w:rsid w:val="7B62FF95"/>
    <w:rsid w:val="7B65816F"/>
    <w:rsid w:val="7B70B848"/>
    <w:rsid w:val="7B773B6A"/>
    <w:rsid w:val="7B7BF8A4"/>
    <w:rsid w:val="7BA983D3"/>
    <w:rsid w:val="7BB4AB69"/>
    <w:rsid w:val="7BBD1A58"/>
    <w:rsid w:val="7BBDEFCC"/>
    <w:rsid w:val="7BDC370D"/>
    <w:rsid w:val="7BE3AFB1"/>
    <w:rsid w:val="7BEA6344"/>
    <w:rsid w:val="7C07A113"/>
    <w:rsid w:val="7C0D7B35"/>
    <w:rsid w:val="7C16FB63"/>
    <w:rsid w:val="7C355C36"/>
    <w:rsid w:val="7C359C26"/>
    <w:rsid w:val="7C3F6490"/>
    <w:rsid w:val="7C4CE15F"/>
    <w:rsid w:val="7C53BBDC"/>
    <w:rsid w:val="7C56DF20"/>
    <w:rsid w:val="7C6A237D"/>
    <w:rsid w:val="7C6C8338"/>
    <w:rsid w:val="7C75FB29"/>
    <w:rsid w:val="7C790245"/>
    <w:rsid w:val="7C8EC345"/>
    <w:rsid w:val="7C943B04"/>
    <w:rsid w:val="7CA3B0C4"/>
    <w:rsid w:val="7CA71117"/>
    <w:rsid w:val="7CB55563"/>
    <w:rsid w:val="7CB8BB1D"/>
    <w:rsid w:val="7CD85556"/>
    <w:rsid w:val="7CEA9D29"/>
    <w:rsid w:val="7CEE14BC"/>
    <w:rsid w:val="7CFC1E9B"/>
    <w:rsid w:val="7CFD5D6C"/>
    <w:rsid w:val="7D145BB2"/>
    <w:rsid w:val="7D2471A6"/>
    <w:rsid w:val="7D2D936B"/>
    <w:rsid w:val="7D2EE303"/>
    <w:rsid w:val="7D375C14"/>
    <w:rsid w:val="7D3C310F"/>
    <w:rsid w:val="7D50B30E"/>
    <w:rsid w:val="7D50EB7E"/>
    <w:rsid w:val="7D55ABC6"/>
    <w:rsid w:val="7D64A329"/>
    <w:rsid w:val="7DA75F91"/>
    <w:rsid w:val="7DB2B22D"/>
    <w:rsid w:val="7DCF0935"/>
    <w:rsid w:val="7DEDB2B5"/>
    <w:rsid w:val="7DFE23E7"/>
    <w:rsid w:val="7E1EB5F6"/>
    <w:rsid w:val="7E6219EE"/>
    <w:rsid w:val="7E750DAC"/>
    <w:rsid w:val="7E7F8449"/>
    <w:rsid w:val="7E8B3930"/>
    <w:rsid w:val="7E8D0E31"/>
    <w:rsid w:val="7E8E1EEA"/>
    <w:rsid w:val="7E8FB32D"/>
    <w:rsid w:val="7E9A2E0F"/>
    <w:rsid w:val="7EA982F8"/>
    <w:rsid w:val="7EAEFF3E"/>
    <w:rsid w:val="7ED06165"/>
    <w:rsid w:val="7EE77BC2"/>
    <w:rsid w:val="7F02CDEA"/>
    <w:rsid w:val="7F0B8976"/>
    <w:rsid w:val="7F4B56F6"/>
    <w:rsid w:val="7F50ADEF"/>
    <w:rsid w:val="7F54BF13"/>
    <w:rsid w:val="7F59AE0D"/>
    <w:rsid w:val="7F5CE0DC"/>
    <w:rsid w:val="7F6687A4"/>
    <w:rsid w:val="7F7114C1"/>
    <w:rsid w:val="7F7625C6"/>
    <w:rsid w:val="7FA3F402"/>
    <w:rsid w:val="7FAA52D4"/>
    <w:rsid w:val="7FAADF3C"/>
    <w:rsid w:val="7FB2C538"/>
    <w:rsid w:val="7FB888CA"/>
    <w:rsid w:val="7FBD030F"/>
    <w:rsid w:val="7FC08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414C3"/>
  <w15:chartTrackingRefBased/>
  <w15:docId w15:val="{4069D8B4-F396-4DA6-9D3D-B8D8BC1E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160"/>
    <w:rPr>
      <w:sz w:val="22"/>
    </w:rPr>
  </w:style>
  <w:style w:type="paragraph" w:styleId="Heading1">
    <w:name w:val="heading 1"/>
    <w:basedOn w:val="Normal"/>
    <w:next w:val="Normal"/>
    <w:link w:val="Heading1Char"/>
    <w:uiPriority w:val="9"/>
    <w:qFormat/>
    <w:rsid w:val="008B47A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B47A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8F35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8F3502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09262C"/>
    <w:pPr>
      <w:ind w:left="720"/>
      <w:contextualSpacing/>
    </w:pPr>
  </w:style>
  <w:style w:type="character" w:styleId="Hyperlink">
    <w:name w:val="Hyperlink"/>
    <w:basedOn w:val="DefaultParagraphFont"/>
    <w:uiPriority w:val="99"/>
    <w:unhideWhenUsed/>
    <w:rsid w:val="08F3502A"/>
    <w:rPr>
      <w:color w:val="467886"/>
      <w:u w:val="single"/>
    </w:rPr>
  </w:style>
  <w:style w:type="paragraph" w:styleId="Header">
    <w:name w:val="header"/>
    <w:basedOn w:val="Normal"/>
    <w:uiPriority w:val="99"/>
    <w:unhideWhenUsed/>
    <w:rsid w:val="08F3502A"/>
    <w:pPr>
      <w:tabs>
        <w:tab w:val="center" w:pos="4680"/>
        <w:tab w:val="right" w:pos="9360"/>
      </w:tabs>
      <w:spacing w:after="0" w:line="240" w:lineRule="auto"/>
    </w:pPr>
  </w:style>
  <w:style w:type="paragraph" w:styleId="Footer">
    <w:name w:val="footer"/>
    <w:basedOn w:val="Normal"/>
    <w:uiPriority w:val="99"/>
    <w:unhideWhenUsed/>
    <w:rsid w:val="08F3502A"/>
    <w:pPr>
      <w:tabs>
        <w:tab w:val="center" w:pos="4680"/>
        <w:tab w:val="right" w:pos="9360"/>
      </w:tabs>
      <w:spacing w:after="0" w:line="240" w:lineRule="auto"/>
    </w:pPr>
  </w:style>
  <w:style w:type="character" w:customStyle="1" w:styleId="Heading3Char">
    <w:name w:val="Heading 3 Char"/>
    <w:basedOn w:val="DefaultParagraphFont"/>
    <w:link w:val="Heading3"/>
    <w:uiPriority w:val="9"/>
    <w:rsid w:val="08F3502A"/>
    <w:rPr>
      <w:rFonts w:eastAsiaTheme="majorEastAsia" w:cstheme="majorBidi"/>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8B47A9"/>
    <w:rPr>
      <w:color w:val="96607D" w:themeColor="followedHyperlink"/>
      <w:u w:val="single"/>
    </w:rPr>
  </w:style>
  <w:style w:type="paragraph" w:styleId="Title">
    <w:name w:val="Title"/>
    <w:basedOn w:val="Normal"/>
    <w:next w:val="Normal"/>
    <w:link w:val="TitleChar"/>
    <w:uiPriority w:val="10"/>
    <w:qFormat/>
    <w:rsid w:val="008B47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7A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B47A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B47A9"/>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D23AC4"/>
    <w:pPr>
      <w:spacing w:line="259" w:lineRule="auto"/>
      <w:outlineLvl w:val="9"/>
    </w:pPr>
    <w:rPr>
      <w:lang w:eastAsia="en-US"/>
    </w:rPr>
  </w:style>
  <w:style w:type="paragraph" w:styleId="TOC1">
    <w:name w:val="toc 1"/>
    <w:basedOn w:val="Normal"/>
    <w:next w:val="Normal"/>
    <w:autoRedefine/>
    <w:uiPriority w:val="39"/>
    <w:unhideWhenUsed/>
    <w:rsid w:val="00D23AC4"/>
    <w:pPr>
      <w:spacing w:after="100"/>
    </w:pPr>
  </w:style>
  <w:style w:type="paragraph" w:styleId="TOC2">
    <w:name w:val="toc 2"/>
    <w:basedOn w:val="Normal"/>
    <w:next w:val="Normal"/>
    <w:autoRedefine/>
    <w:uiPriority w:val="39"/>
    <w:unhideWhenUsed/>
    <w:rsid w:val="00D23AC4"/>
    <w:pPr>
      <w:spacing w:after="100"/>
      <w:ind w:left="240"/>
    </w:pPr>
  </w:style>
  <w:style w:type="paragraph" w:styleId="Revision">
    <w:name w:val="Revision"/>
    <w:hidden/>
    <w:uiPriority w:val="99"/>
    <w:semiHidden/>
    <w:rsid w:val="00141AE8"/>
    <w:pPr>
      <w:spacing w:after="0" w:line="240" w:lineRule="auto"/>
    </w:pPr>
    <w:rPr>
      <w:sz w:val="22"/>
    </w:rPr>
  </w:style>
  <w:style w:type="character" w:styleId="UnresolvedMention">
    <w:name w:val="Unresolved Mention"/>
    <w:basedOn w:val="DefaultParagraphFont"/>
    <w:uiPriority w:val="99"/>
    <w:semiHidden/>
    <w:unhideWhenUsed/>
    <w:rsid w:val="004A18B6"/>
    <w:rPr>
      <w:color w:val="605E5C"/>
      <w:shd w:val="clear" w:color="auto" w:fill="E1DFDD"/>
    </w:rPr>
  </w:style>
  <w:style w:type="paragraph" w:styleId="IntenseQuote">
    <w:name w:val="Intense Quote"/>
    <w:basedOn w:val="Normal"/>
    <w:next w:val="Normal"/>
    <w:link w:val="IntenseQuoteChar"/>
    <w:uiPriority w:val="30"/>
    <w:qFormat/>
    <w:rsid w:val="004D0B5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D0B51"/>
    <w:rPr>
      <w:i/>
      <w:iCs/>
      <w:color w:val="156082" w:themeColor="accent1"/>
      <w:sz w:val="22"/>
    </w:rPr>
  </w:style>
  <w:style w:type="character" w:styleId="SubtleEmphasis">
    <w:name w:val="Subtle Emphasis"/>
    <w:basedOn w:val="DefaultParagraphFont"/>
    <w:uiPriority w:val="19"/>
    <w:qFormat/>
    <w:rsid w:val="00D50098"/>
    <w:rPr>
      <w:i/>
      <w:iCs/>
      <w:color w:val="404040" w:themeColor="text1" w:themeTint="BF"/>
    </w:rPr>
  </w:style>
  <w:style w:type="paragraph" w:styleId="CommentText">
    <w:name w:val="annotation text"/>
    <w:basedOn w:val="Normal"/>
    <w:link w:val="CommentTextChar"/>
    <w:uiPriority w:val="99"/>
    <w:unhideWhenUsed/>
    <w:rsid w:val="003D0359"/>
    <w:pPr>
      <w:spacing w:line="240" w:lineRule="auto"/>
    </w:pPr>
    <w:rPr>
      <w:sz w:val="20"/>
      <w:szCs w:val="20"/>
    </w:rPr>
  </w:style>
  <w:style w:type="character" w:customStyle="1" w:styleId="CommentTextChar">
    <w:name w:val="Comment Text Char"/>
    <w:basedOn w:val="DefaultParagraphFont"/>
    <w:link w:val="CommentText"/>
    <w:uiPriority w:val="99"/>
    <w:rsid w:val="003D0359"/>
    <w:rPr>
      <w:sz w:val="20"/>
      <w:szCs w:val="20"/>
    </w:rPr>
  </w:style>
  <w:style w:type="character" w:styleId="CommentReference">
    <w:name w:val="annotation reference"/>
    <w:basedOn w:val="DefaultParagraphFont"/>
    <w:uiPriority w:val="99"/>
    <w:semiHidden/>
    <w:unhideWhenUsed/>
    <w:rsid w:val="003D0359"/>
    <w:rPr>
      <w:sz w:val="16"/>
      <w:szCs w:val="16"/>
    </w:rPr>
  </w:style>
  <w:style w:type="paragraph" w:styleId="CommentSubject">
    <w:name w:val="annotation subject"/>
    <w:basedOn w:val="CommentText"/>
    <w:next w:val="CommentText"/>
    <w:link w:val="CommentSubjectChar"/>
    <w:uiPriority w:val="99"/>
    <w:semiHidden/>
    <w:unhideWhenUsed/>
    <w:rsid w:val="000A5A05"/>
    <w:rPr>
      <w:b/>
      <w:bCs/>
    </w:rPr>
  </w:style>
  <w:style w:type="character" w:customStyle="1" w:styleId="CommentSubjectChar">
    <w:name w:val="Comment Subject Char"/>
    <w:basedOn w:val="CommentTextChar"/>
    <w:link w:val="CommentSubject"/>
    <w:uiPriority w:val="99"/>
    <w:semiHidden/>
    <w:rsid w:val="000A5A05"/>
    <w:rPr>
      <w:b/>
      <w:bCs/>
      <w:sz w:val="20"/>
      <w:szCs w:val="20"/>
    </w:rPr>
  </w:style>
  <w:style w:type="paragraph" w:styleId="TOC3">
    <w:name w:val="toc 3"/>
    <w:basedOn w:val="Normal"/>
    <w:next w:val="Normal"/>
    <w:autoRedefine/>
    <w:uiPriority w:val="39"/>
    <w:unhideWhenUsed/>
    <w:rsid w:val="00CB666D"/>
    <w:pPr>
      <w:spacing w:after="100"/>
      <w:ind w:left="440"/>
    </w:pPr>
  </w:style>
  <w:style w:type="paragraph" w:styleId="NoSpacing">
    <w:name w:val="No Spacing"/>
    <w:uiPriority w:val="1"/>
    <w:qFormat/>
    <w:rsid w:val="00525EF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ke.powerapps.com/environments/fe8e8cd8-fdbb-efdb-a437-11a7db65e015/entities/ca5ed3f6-7e6a-f111-ab10-000d3a3b7b4e" TargetMode="External"/><Relationship Id="rId18" Type="http://schemas.microsoft.com/office/2018/08/relationships/commentsExtensible" Target="commentsExtensible.xml"/><Relationship Id="rId26" Type="http://schemas.openxmlformats.org/officeDocument/2006/relationships/hyperlink" Target="https://make.preview.powerautomate.com/environments/fe8e8cd8-fdbb-efdb-a437-11a7db65e015/flows/b4489796-a870-f111-ab0f-0022480a5959/details" TargetMode="External"/><Relationship Id="rId3" Type="http://schemas.openxmlformats.org/officeDocument/2006/relationships/styles" Target="styles.xml"/><Relationship Id="rId21" Type="http://schemas.openxmlformats.org/officeDocument/2006/relationships/hyperlink" Target="https://make.powerapps.com/environments/fe8e8cd8-fdbb-efdb-a437-11a7db65e015/solutions/023b0bd2-c369-f111-ab0e-0022480a5959/entiti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ake.powerapps.com/environments/fe8e8cd8-fdbb-efdb-a437-11a7db65e015/solutions/023b0bd2-c369-f111-ab0e-0022480a5959/entities/b41d1977-c569-f111-ab15-6045bd01b9eb" TargetMode="External"/><Relationship Id="rId17" Type="http://schemas.microsoft.com/office/2016/09/relationships/commentsIds" Target="commentsIds.xml"/><Relationship Id="rId25" Type="http://schemas.openxmlformats.org/officeDocument/2006/relationships/hyperlink" Target="https://make.preview.powerautomate.com/environments/fe8e8cd8-fdbb-efdb-a437-11a7db65e015/solutions/023b0bd2-c369-f111-ab0e-0022480a5959/flows/31126864-706a-f111-ab0e-0022480a5959/details/?utm_source=solution_explorer" TargetMode="External"/><Relationship Id="rId33"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make.preview.powerautomate.com/environments/fe8e8cd8-fdbb-efdb-a437-11a7db65e015/solutions/~preferred/flows/0d933ddf-4ce8-64bf-a385-522455b9b7a0/detail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ke.powerapps.com/environments/fe8e8cd8-fdbb-efdb-a437-11a7db65e015/solutions/023b0bd2-c369-f111-ab0e-0022480a5959/entities/8861b815-c569-f111-ab15-6045bd01b9eb" TargetMode="External"/><Relationship Id="rId24" Type="http://schemas.openxmlformats.org/officeDocument/2006/relationships/hyperlink" Target="https://make.preview.powerautomate.com/environments/fe8e8cd8-fdbb-efdb-a437-11a7db65e015/flows/0a8c0918-806a-f111-ab0e-0022480a5959/detail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make.preview.powerautomate.com/environments/fe8e8cd8-fdbb-efdb-a437-11a7db65e015/solutions/023b0bd2-c369-f111-ab0e-0022480a5959/flows/ae64242c-c969-f111-ab0e-0022480a5959/details/?utm_source=solution_explorer" TargetMode="External"/><Relationship Id="rId28" Type="http://schemas.openxmlformats.org/officeDocument/2006/relationships/hyperlink" Target="https://learn.microsoft.com/en-us/microsoft-copilot-studio/requirements-licensing-subscriptions" TargetMode="External"/><Relationship Id="rId10" Type="http://schemas.openxmlformats.org/officeDocument/2006/relationships/hyperlink" Target="https://make.powerapps.com/environments/fe8e8cd8-fdbb-efdb-a437-11a7db65e015/solutions/023b0bd2-c369-f111-ab0e-0022480a5959/entities/be2e788f-c569-f111-ab15-6045bd01b9eb" TargetMode="External"/><Relationship Id="rId19" Type="http://schemas.openxmlformats.org/officeDocument/2006/relationships/hyperlink" Target="https://make.powerapps.com/environments/fe8e8cd8-fdbb-efdb-a437-11a7db65e015/solutions/023b0bd2-c369-f111-ab0e-0022480a5959/overview"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make.powerapps.com/environments/fe8e8cd8-fdbb-efdb-a437-11a7db65e015/solutions/023b0bd2-c369-f111-ab0e-0022480a5959/entities/037f58ba-c569-f111-ab15-6045bd01b9eb" TargetMode="External"/><Relationship Id="rId14" Type="http://schemas.openxmlformats.org/officeDocument/2006/relationships/hyperlink" Target="https://make.powerapps.com/environments/fe8e8cd8-fdbb-efdb-a437-11a7db65e015/solutions/023b0bd2-c369-f111-ab0e-0022480a5959/entities/a090ea6c-6a74-f111-ab0e-6045bd0a523a" TargetMode="External"/><Relationship Id="rId22" Type="http://schemas.openxmlformats.org/officeDocument/2006/relationships/hyperlink" Target="https://make.preview.powerautomate.com/environments/fe8e8cd8-fdbb-efdb-a437-11a7db65e015/solutions/~preferred/flows/68192444-63fb-5aec-35aa-2144e5c62b9b/details" TargetMode="External"/><Relationship Id="rId27" Type="http://schemas.openxmlformats.org/officeDocument/2006/relationships/image" Target="media/image1.png"/><Relationship Id="rId30" Type="http://schemas.openxmlformats.org/officeDocument/2006/relationships/footer" Target="footer1.xml"/><Relationship Id="rId35" Type="http://schemas.microsoft.com/office/2020/10/relationships/intelligence" Target="intelligence2.xml"/><Relationship Id="rId8" Type="http://schemas.openxmlformats.org/officeDocument/2006/relationships/hyperlink" Target="https://make.powerapps.com/environments/fe8e8cd8-fdbb-efdb-a437-11a7db65e015/solutions/023b0bd2-c369-f111-ab0e-0022480a5959/entities/7cd0cb47-db67-f111-ab0f-6045bd01b1a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FE80-74CF-4207-AFCC-CEEC314A8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6525</Words>
  <Characters>37199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dc:creator>
  <cp:keywords/>
  <dc:description/>
  <cp:lastModifiedBy>Emily Underwood</cp:lastModifiedBy>
  <cp:revision>2</cp:revision>
  <dcterms:created xsi:type="dcterms:W3CDTF">2026-08-19T16:26:00Z</dcterms:created>
  <dcterms:modified xsi:type="dcterms:W3CDTF">2026-08-19T16:26:00Z</dcterms:modified>
</cp:coreProperties>
</file>